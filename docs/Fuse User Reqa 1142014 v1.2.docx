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B87729" w14:textId="77777777" w:rsidR="00217B61" w:rsidRPr="00DF21C7" w:rsidRDefault="00480607" w:rsidP="00DF21C7">
      <w:pPr>
        <w:pBdr>
          <w:bottom w:val="single" w:sz="4" w:space="1" w:color="auto"/>
        </w:pBdr>
        <w:jc w:val="center"/>
        <w:rPr>
          <w:b/>
          <w:sz w:val="32"/>
        </w:rPr>
      </w:pPr>
      <w:r>
        <w:rPr>
          <w:b/>
          <w:sz w:val="32"/>
        </w:rPr>
        <w:t>Fuse User</w:t>
      </w:r>
      <w:r w:rsidR="007B2003">
        <w:rPr>
          <w:b/>
          <w:sz w:val="32"/>
        </w:rPr>
        <w:t xml:space="preserve"> Requirements</w:t>
      </w:r>
      <w:r w:rsidR="009E0A10">
        <w:rPr>
          <w:b/>
          <w:sz w:val="32"/>
        </w:rPr>
        <w:t xml:space="preserve"> - DRAFT</w:t>
      </w:r>
    </w:p>
    <w:p w14:paraId="58C05CB9" w14:textId="77777777" w:rsidR="00B81A54" w:rsidRPr="009E0A10" w:rsidRDefault="00CA25BF" w:rsidP="00CA25BF">
      <w:pPr>
        <w:ind w:left="360"/>
        <w:jc w:val="center"/>
        <w:rPr>
          <w:b/>
          <w:sz w:val="28"/>
        </w:rPr>
      </w:pPr>
      <w:r w:rsidRPr="009E0A10">
        <w:rPr>
          <w:b/>
          <w:sz w:val="28"/>
        </w:rPr>
        <w:t>PHASE 1</w:t>
      </w:r>
      <w:r w:rsidR="009E0A10" w:rsidRPr="009E0A10">
        <w:rPr>
          <w:b/>
          <w:sz w:val="28"/>
        </w:rPr>
        <w:t xml:space="preserve"> </w:t>
      </w:r>
    </w:p>
    <w:p w14:paraId="66B216B9" w14:textId="77777777" w:rsidR="00CB4C76" w:rsidRPr="009E0A10" w:rsidRDefault="00CA25BF" w:rsidP="00DF21C7">
      <w:pPr>
        <w:pStyle w:val="ListParagraph"/>
        <w:numPr>
          <w:ilvl w:val="0"/>
          <w:numId w:val="9"/>
        </w:numPr>
        <w:rPr>
          <w:b/>
        </w:rPr>
      </w:pPr>
      <w:r w:rsidRPr="009E0A10">
        <w:rPr>
          <w:b/>
        </w:rPr>
        <w:t>Quick Start S</w:t>
      </w:r>
      <w:r w:rsidR="00CB4C76" w:rsidRPr="009E0A10">
        <w:rPr>
          <w:b/>
        </w:rPr>
        <w:t>et-up</w:t>
      </w:r>
    </w:p>
    <w:p w14:paraId="591E982A" w14:textId="77777777" w:rsidR="00CB4C76" w:rsidRPr="00C237E4" w:rsidRDefault="00CB4C76" w:rsidP="00C237E4">
      <w:pPr>
        <w:ind w:left="1440"/>
        <w:rPr>
          <w:b/>
        </w:rPr>
      </w:pPr>
      <w:r w:rsidRPr="00C237E4">
        <w:rPr>
          <w:b/>
        </w:rPr>
        <w:t>Load app to phone</w:t>
      </w:r>
    </w:p>
    <w:p w14:paraId="05C05EC0" w14:textId="77777777" w:rsidR="0012489F" w:rsidRDefault="0012489F" w:rsidP="0012489F">
      <w:pPr>
        <w:pStyle w:val="ListParagraph"/>
        <w:numPr>
          <w:ilvl w:val="2"/>
          <w:numId w:val="9"/>
        </w:numPr>
      </w:pPr>
      <w:r>
        <w:t>Android &amp; Apple</w:t>
      </w:r>
      <w:r w:rsidR="00D11F99">
        <w:t xml:space="preserve"> App stores</w:t>
      </w:r>
    </w:p>
    <w:p w14:paraId="3FFF96E9" w14:textId="2F8B73A1" w:rsidR="00827AE2" w:rsidRDefault="0015061E" w:rsidP="00827AE2">
      <w:pPr>
        <w:pStyle w:val="ListParagraph"/>
        <w:numPr>
          <w:ilvl w:val="3"/>
          <w:numId w:val="9"/>
        </w:numPr>
      </w:pPr>
      <w:r>
        <w:t>When the u</w:t>
      </w:r>
      <w:r w:rsidR="004B0320">
        <w:t xml:space="preserve">ser </w:t>
      </w:r>
      <w:r>
        <w:t xml:space="preserve">downloads the app from either store, they </w:t>
      </w:r>
      <w:r w:rsidR="004B0320">
        <w:t>will need to</w:t>
      </w:r>
      <w:r w:rsidR="00827AE2">
        <w:t xml:space="preserve"> approve</w:t>
      </w:r>
      <w:r w:rsidR="004B0320">
        <w:t xml:space="preserve"> the</w:t>
      </w:r>
      <w:r w:rsidR="00735AAA">
        <w:t xml:space="preserve"> use of their location services (GPS)</w:t>
      </w:r>
      <w:r w:rsidR="00827AE2">
        <w:t xml:space="preserve">, </w:t>
      </w:r>
      <w:r w:rsidR="00735AAA">
        <w:t>calendar of your choice, contacts, car</w:t>
      </w:r>
      <w:r w:rsidR="004B0320">
        <w:t xml:space="preserve"> data </w:t>
      </w:r>
      <w:r w:rsidR="00735AAA">
        <w:t xml:space="preserve">including diagnostic </w:t>
      </w:r>
      <w:r w:rsidR="00E45F89">
        <w:t>information</w:t>
      </w:r>
      <w:r w:rsidR="00735AAA">
        <w:t xml:space="preserve">, mileage, usage (miles per hour, short stops, fuel levels) </w:t>
      </w:r>
      <w:r w:rsidR="004B0320">
        <w:t>by the app.</w:t>
      </w:r>
    </w:p>
    <w:p w14:paraId="73F53906" w14:textId="46322D63" w:rsidR="00E45F89" w:rsidRDefault="00E45F89" w:rsidP="00827AE2">
      <w:pPr>
        <w:pStyle w:val="ListParagraph"/>
        <w:numPr>
          <w:ilvl w:val="3"/>
          <w:numId w:val="9"/>
        </w:numPr>
      </w:pPr>
      <w:r>
        <w:t xml:space="preserve">The EULA will be included in the box with the Fuse Key. Instructions should say something to the effect that by plugging in the device, they are agreeing to the EULA. </w:t>
      </w:r>
    </w:p>
    <w:p w14:paraId="4D98412A" w14:textId="77777777" w:rsidR="00CA25BF" w:rsidRPr="00C237E4" w:rsidRDefault="004B0320" w:rsidP="00C237E4">
      <w:pPr>
        <w:ind w:left="1440"/>
        <w:rPr>
          <w:b/>
        </w:rPr>
      </w:pPr>
      <w:r w:rsidRPr="00C237E4">
        <w:rPr>
          <w:b/>
        </w:rPr>
        <w:t>Set Up Account:</w:t>
      </w:r>
    </w:p>
    <w:p w14:paraId="70E8AFC3" w14:textId="77777777" w:rsidR="00735AAA" w:rsidRDefault="0012489F" w:rsidP="0015061E">
      <w:pPr>
        <w:pStyle w:val="ListParagraph"/>
        <w:numPr>
          <w:ilvl w:val="2"/>
          <w:numId w:val="9"/>
        </w:numPr>
      </w:pPr>
      <w:r>
        <w:t xml:space="preserve">Once </w:t>
      </w:r>
      <w:r w:rsidR="004B0320">
        <w:t>the app is installed a</w:t>
      </w:r>
      <w:r w:rsidR="007E58BC">
        <w:t xml:space="preserve">nd opened, a Quick Start process </w:t>
      </w:r>
      <w:r w:rsidR="00FB060F">
        <w:t xml:space="preserve">should appear. The user should be offered both a “Sign-up” button and a “Log-in” (for existing users). </w:t>
      </w:r>
    </w:p>
    <w:p w14:paraId="528ACF5C" w14:textId="23AB3971" w:rsidR="00FB060F" w:rsidRPr="0065055C" w:rsidRDefault="00FB060F" w:rsidP="00735AAA">
      <w:pPr>
        <w:ind w:left="1980"/>
        <w:rPr>
          <w:i/>
          <w:color w:val="4F6228" w:themeColor="accent3" w:themeShade="80"/>
        </w:rPr>
      </w:pPr>
      <w:r w:rsidRPr="0065055C">
        <w:rPr>
          <w:i/>
          <w:color w:val="4F6228" w:themeColor="accent3" w:themeShade="80"/>
        </w:rPr>
        <w:t xml:space="preserve">NOTE: </w:t>
      </w:r>
      <w:commentRangeStart w:id="0"/>
      <w:r w:rsidRPr="0065055C">
        <w:rPr>
          <w:i/>
          <w:color w:val="4F6228" w:themeColor="accent3" w:themeShade="80"/>
        </w:rPr>
        <w:t xml:space="preserve">Are we </w:t>
      </w:r>
      <w:proofErr w:type="spellStart"/>
      <w:r w:rsidRPr="0065055C">
        <w:rPr>
          <w:i/>
          <w:color w:val="4F6228" w:themeColor="accent3" w:themeShade="80"/>
        </w:rPr>
        <w:t>cook</w:t>
      </w:r>
      <w:r w:rsidR="00735AAA" w:rsidRPr="0065055C">
        <w:rPr>
          <w:i/>
          <w:color w:val="4F6228" w:themeColor="accent3" w:themeShade="80"/>
        </w:rPr>
        <w:t>y</w:t>
      </w:r>
      <w:r w:rsidRPr="0065055C">
        <w:rPr>
          <w:i/>
          <w:color w:val="4F6228" w:themeColor="accent3" w:themeShade="80"/>
        </w:rPr>
        <w:t>ing</w:t>
      </w:r>
      <w:proofErr w:type="spellEnd"/>
      <w:r w:rsidRPr="0065055C">
        <w:rPr>
          <w:i/>
          <w:color w:val="4F6228" w:themeColor="accent3" w:themeShade="80"/>
        </w:rPr>
        <w:t xml:space="preserve"> users?</w:t>
      </w:r>
      <w:commentRangeEnd w:id="0"/>
      <w:r w:rsidR="006F0279">
        <w:rPr>
          <w:rStyle w:val="CommentReference"/>
        </w:rPr>
        <w:commentReference w:id="0"/>
      </w:r>
      <w:r w:rsidRPr="0065055C">
        <w:rPr>
          <w:i/>
          <w:color w:val="4F6228" w:themeColor="accent3" w:themeShade="80"/>
        </w:rPr>
        <w:t xml:space="preserve"> Will we have a “Remember login” feature? We’ll also need to add a “Forgot password” feature at this point. </w:t>
      </w:r>
    </w:p>
    <w:p w14:paraId="6508D2F4" w14:textId="3241E386" w:rsidR="0012489F" w:rsidRDefault="00FB060F" w:rsidP="00FB060F">
      <w:pPr>
        <w:ind w:left="2160"/>
      </w:pPr>
      <w:r>
        <w:t xml:space="preserve">If the user chooses to sign up, they should be taken into a Getting Started Wizard where they will enter the following: </w:t>
      </w:r>
    </w:p>
    <w:p w14:paraId="1E91CDA8" w14:textId="557B161B" w:rsidR="004B0320" w:rsidRPr="00D836F2" w:rsidRDefault="00077287" w:rsidP="0015061E">
      <w:pPr>
        <w:pStyle w:val="ListParagraph"/>
        <w:numPr>
          <w:ilvl w:val="3"/>
          <w:numId w:val="9"/>
        </w:numPr>
        <w:rPr>
          <w:b/>
        </w:rPr>
      </w:pPr>
      <w:r w:rsidRPr="00D836F2">
        <w:rPr>
          <w:b/>
        </w:rPr>
        <w:t>Email</w:t>
      </w:r>
      <w:r w:rsidR="004B0320" w:rsidRPr="00D836F2">
        <w:rPr>
          <w:b/>
        </w:rPr>
        <w:t xml:space="preserve"> </w:t>
      </w:r>
      <w:r w:rsidR="0065055C" w:rsidRPr="0065055C">
        <w:t>(validate format in field)</w:t>
      </w:r>
    </w:p>
    <w:p w14:paraId="5A8B78E7" w14:textId="6E0BE944" w:rsidR="004B0320" w:rsidRPr="00D836F2" w:rsidRDefault="004B0320" w:rsidP="0015061E">
      <w:pPr>
        <w:pStyle w:val="ListParagraph"/>
        <w:numPr>
          <w:ilvl w:val="3"/>
          <w:numId w:val="9"/>
        </w:numPr>
        <w:rPr>
          <w:b/>
        </w:rPr>
      </w:pPr>
      <w:r w:rsidRPr="00D836F2">
        <w:rPr>
          <w:b/>
        </w:rPr>
        <w:t>Password</w:t>
      </w:r>
      <w:r w:rsidR="0065055C">
        <w:rPr>
          <w:b/>
        </w:rPr>
        <w:t xml:space="preserve"> </w:t>
      </w:r>
      <w:r w:rsidR="0065055C" w:rsidRPr="0065055C">
        <w:t>(suggest 8 characters, at least one non-alpha.)</w:t>
      </w:r>
    </w:p>
    <w:p w14:paraId="33AA0BB6" w14:textId="77C675C9" w:rsidR="004B0320" w:rsidRDefault="004B0320" w:rsidP="0015061E">
      <w:pPr>
        <w:pStyle w:val="ListParagraph"/>
        <w:numPr>
          <w:ilvl w:val="3"/>
          <w:numId w:val="9"/>
        </w:numPr>
        <w:rPr>
          <w:b/>
        </w:rPr>
      </w:pPr>
      <w:r w:rsidRPr="00D836F2">
        <w:rPr>
          <w:b/>
        </w:rPr>
        <w:t xml:space="preserve">Name </w:t>
      </w:r>
      <w:r w:rsidRPr="0065055C">
        <w:t>(First &amp; Last</w:t>
      </w:r>
      <w:r w:rsidR="0065055C" w:rsidRPr="0065055C">
        <w:t xml:space="preserve"> separate fields</w:t>
      </w:r>
      <w:r w:rsidRPr="0065055C">
        <w:t>)</w:t>
      </w:r>
    </w:p>
    <w:p w14:paraId="1D901E22" w14:textId="77777777" w:rsidR="00B85BCB" w:rsidRDefault="00B85BCB" w:rsidP="0015061E">
      <w:pPr>
        <w:pStyle w:val="ListParagraph"/>
        <w:numPr>
          <w:ilvl w:val="3"/>
          <w:numId w:val="9"/>
        </w:numPr>
      </w:pPr>
      <w:r>
        <w:rPr>
          <w:b/>
        </w:rPr>
        <w:t xml:space="preserve">Would you like to add photo? </w:t>
      </w:r>
      <w:r w:rsidRPr="00B85BCB">
        <w:t>If yes, allow them to choose one from their phone gallery</w:t>
      </w:r>
      <w:r w:rsidR="00F81DF3">
        <w:t xml:space="preserve">, or their contact list. </w:t>
      </w:r>
    </w:p>
    <w:p w14:paraId="3CE0D019" w14:textId="77777777" w:rsidR="0015061E" w:rsidRDefault="00B85BCB" w:rsidP="00775CB2">
      <w:pPr>
        <w:ind w:left="1980"/>
      </w:pPr>
      <w:r>
        <w:t>Once they click “Submit”, Users</w:t>
      </w:r>
      <w:r w:rsidR="0015061E">
        <w:t xml:space="preserve"> should be given a Success Message:</w:t>
      </w:r>
    </w:p>
    <w:p w14:paraId="335729BB" w14:textId="77777777" w:rsidR="00F7219D" w:rsidRDefault="00AF5484" w:rsidP="00D836F2">
      <w:pPr>
        <w:ind w:left="1980"/>
        <w:jc w:val="center"/>
        <w:rPr>
          <w:b/>
        </w:rPr>
      </w:pPr>
      <w:r w:rsidRPr="00D836F2">
        <w:rPr>
          <w:b/>
        </w:rPr>
        <w:t>“Congratulations! You’</w:t>
      </w:r>
      <w:r w:rsidR="0015061E" w:rsidRPr="00D836F2">
        <w:rPr>
          <w:b/>
        </w:rPr>
        <w:t xml:space="preserve">ve now created a Fuse account. </w:t>
      </w:r>
    </w:p>
    <w:p w14:paraId="179C2F71" w14:textId="4CC4FF39" w:rsidR="00AF5484" w:rsidRDefault="0015061E" w:rsidP="00D836F2">
      <w:pPr>
        <w:ind w:left="1980"/>
        <w:jc w:val="center"/>
        <w:rPr>
          <w:b/>
        </w:rPr>
      </w:pPr>
      <w:r w:rsidRPr="00D836F2">
        <w:rPr>
          <w:b/>
        </w:rPr>
        <w:t>Pl</w:t>
      </w:r>
      <w:r w:rsidR="00B85BCB">
        <w:rPr>
          <w:b/>
        </w:rPr>
        <w:t xml:space="preserve">ease confirm your email address </w:t>
      </w:r>
      <w:r w:rsidRPr="00D836F2">
        <w:rPr>
          <w:b/>
        </w:rPr>
        <w:t>in the v</w:t>
      </w:r>
      <w:r w:rsidR="00F7219D">
        <w:rPr>
          <w:b/>
        </w:rPr>
        <w:t>alidation email sent to your inbox</w:t>
      </w:r>
      <w:r w:rsidRPr="00D836F2">
        <w:rPr>
          <w:b/>
        </w:rPr>
        <w:t>.</w:t>
      </w:r>
      <w:r w:rsidR="00AF5484" w:rsidRPr="00D836F2">
        <w:rPr>
          <w:b/>
        </w:rPr>
        <w:t>”</w:t>
      </w:r>
    </w:p>
    <w:p w14:paraId="64C78639" w14:textId="123966DE" w:rsidR="00775CB2" w:rsidRPr="00E45F89" w:rsidRDefault="00E45F89" w:rsidP="00E45F89">
      <w:pPr>
        <w:ind w:left="1440"/>
        <w:rPr>
          <w:b/>
        </w:rPr>
      </w:pPr>
      <w:r w:rsidRPr="00E45F89">
        <w:t xml:space="preserve">Offer an “Okay” button and allow the user to </w:t>
      </w:r>
      <w:r w:rsidR="00F7219D" w:rsidRPr="00E45F89">
        <w:t>drop into the app and han</w:t>
      </w:r>
      <w:r w:rsidR="0065055C" w:rsidRPr="00E45F89">
        <w:t xml:space="preserve">dle the email validation later. </w:t>
      </w:r>
      <w:proofErr w:type="gramStart"/>
      <w:r w:rsidR="00775CB2" w:rsidRPr="00E45F89">
        <w:t xml:space="preserve">Leverage as much of the </w:t>
      </w:r>
      <w:proofErr w:type="spellStart"/>
      <w:r w:rsidR="00775CB2" w:rsidRPr="00E45F89">
        <w:t>Squaretag</w:t>
      </w:r>
      <w:proofErr w:type="spellEnd"/>
      <w:r w:rsidR="00775CB2" w:rsidRPr="00E45F89">
        <w:t xml:space="preserve"> code here</w:t>
      </w:r>
      <w:r w:rsidR="00775CB2" w:rsidRPr="00775CB2">
        <w:t xml:space="preserve"> as is appropriate.</w:t>
      </w:r>
      <w:proofErr w:type="gramEnd"/>
      <w:r w:rsidR="00775CB2" w:rsidRPr="00775CB2">
        <w:t xml:space="preserve"> </w:t>
      </w:r>
    </w:p>
    <w:p w14:paraId="47A8E6A9" w14:textId="6A5D89EF" w:rsidR="00AF5484" w:rsidRDefault="0065055C" w:rsidP="00E45F89">
      <w:pPr>
        <w:ind w:left="720" w:firstLine="720"/>
      </w:pPr>
      <w:r>
        <w:t>Once in the app, present users</w:t>
      </w:r>
      <w:r w:rsidR="0015061E">
        <w:t xml:space="preserve"> with the next step:</w:t>
      </w:r>
    </w:p>
    <w:p w14:paraId="35A5A9DA" w14:textId="77777777" w:rsidR="00AF5484" w:rsidRPr="00C237E4" w:rsidRDefault="00CA25BF" w:rsidP="00C237E4">
      <w:pPr>
        <w:ind w:left="1440"/>
        <w:rPr>
          <w:b/>
        </w:rPr>
      </w:pPr>
      <w:commentRangeStart w:id="1"/>
      <w:r w:rsidRPr="00C237E4">
        <w:rPr>
          <w:b/>
        </w:rPr>
        <w:lastRenderedPageBreak/>
        <w:t>Add a Car to A</w:t>
      </w:r>
      <w:r w:rsidR="00AF5484" w:rsidRPr="00C237E4">
        <w:rPr>
          <w:b/>
        </w:rPr>
        <w:t xml:space="preserve">ccount. </w:t>
      </w:r>
      <w:commentRangeEnd w:id="1"/>
      <w:r w:rsidR="00F66629">
        <w:rPr>
          <w:rStyle w:val="CommentReference"/>
        </w:rPr>
        <w:commentReference w:id="1"/>
      </w:r>
    </w:p>
    <w:p w14:paraId="2F71DC79" w14:textId="7155D073" w:rsidR="00AF5484" w:rsidRDefault="004B0320" w:rsidP="00AF5484">
      <w:pPr>
        <w:pStyle w:val="ListParagraph"/>
        <w:numPr>
          <w:ilvl w:val="3"/>
          <w:numId w:val="12"/>
        </w:numPr>
        <w:rPr>
          <w:b/>
        </w:rPr>
      </w:pPr>
      <w:r w:rsidRPr="00D836F2">
        <w:rPr>
          <w:b/>
        </w:rPr>
        <w:t>Nick Name</w:t>
      </w:r>
      <w:r w:rsidR="007F027A">
        <w:rPr>
          <w:b/>
        </w:rPr>
        <w:t xml:space="preserve"> for Car</w:t>
      </w:r>
    </w:p>
    <w:p w14:paraId="61ED8D62" w14:textId="46861524" w:rsidR="007F027A" w:rsidRPr="00305374" w:rsidRDefault="007F027A" w:rsidP="00305374">
      <w:pPr>
        <w:ind w:left="2520"/>
        <w:rPr>
          <w:i/>
          <w:color w:val="4F6228" w:themeColor="accent3" w:themeShade="80"/>
        </w:rPr>
      </w:pPr>
      <w:r w:rsidRPr="00305374">
        <w:t xml:space="preserve">Allow the user to enter their own Nick Name for their car. </w:t>
      </w:r>
      <w:r w:rsidR="00305374" w:rsidRPr="00305374">
        <w:rPr>
          <w:i/>
          <w:color w:val="4F6228" w:themeColor="accent3" w:themeShade="80"/>
        </w:rPr>
        <w:t xml:space="preserve">(NOTE: I’m </w:t>
      </w:r>
      <w:commentRangeStart w:id="2"/>
      <w:r w:rsidR="00305374" w:rsidRPr="00305374">
        <w:rPr>
          <w:i/>
          <w:color w:val="4F6228" w:themeColor="accent3" w:themeShade="80"/>
        </w:rPr>
        <w:t>questioning this now</w:t>
      </w:r>
      <w:commentRangeEnd w:id="2"/>
      <w:r w:rsidR="00F66629">
        <w:rPr>
          <w:rStyle w:val="CommentReference"/>
        </w:rPr>
        <w:commentReference w:id="2"/>
      </w:r>
      <w:r w:rsidR="00305374" w:rsidRPr="00305374">
        <w:rPr>
          <w:i/>
          <w:color w:val="4F6228" w:themeColor="accent3" w:themeShade="80"/>
        </w:rPr>
        <w:t>. With the driver name and the Y/M/M – should we just use the Y/M/M as the vehicle name?)</w:t>
      </w:r>
    </w:p>
    <w:p w14:paraId="6AFDCE99" w14:textId="77777777" w:rsidR="007F027A" w:rsidRPr="00C237E4" w:rsidRDefault="007F027A" w:rsidP="007F027A">
      <w:pPr>
        <w:pStyle w:val="ListParagraph"/>
        <w:numPr>
          <w:ilvl w:val="3"/>
          <w:numId w:val="12"/>
        </w:numPr>
      </w:pPr>
      <w:r w:rsidRPr="007F027A">
        <w:rPr>
          <w:b/>
        </w:rPr>
        <w:t>Link to Fuse Key</w:t>
      </w:r>
    </w:p>
    <w:p w14:paraId="789022D3" w14:textId="77777777" w:rsidR="003630C5" w:rsidRPr="003630C5" w:rsidRDefault="007F027A" w:rsidP="003630C5">
      <w:pPr>
        <w:ind w:left="2520"/>
      </w:pPr>
      <w:r>
        <w:t>Next, display user instructions on how to link to Fuse Key (like those that exist)</w:t>
      </w:r>
      <w:r w:rsidR="003630C5">
        <w:t>. Let’s also offer a</w:t>
      </w:r>
      <w:r w:rsidRPr="003630C5">
        <w:t xml:space="preserve"> link out to any manufacturer information on where the fuse key will p</w:t>
      </w:r>
      <w:r w:rsidR="003630C5">
        <w:t>lug in based on year/make/model.</w:t>
      </w:r>
      <w:r w:rsidRPr="003630C5">
        <w:t xml:space="preserve"> </w:t>
      </w:r>
      <w:r w:rsidR="003630C5" w:rsidRPr="003630C5">
        <w:t>Let’s also include some photo examples of where the key might be (the four most likely places).</w:t>
      </w:r>
    </w:p>
    <w:p w14:paraId="3FCED381" w14:textId="77777777" w:rsidR="007F027A" w:rsidRDefault="007F027A" w:rsidP="00775CB2">
      <w:pPr>
        <w:ind w:left="2520"/>
      </w:pPr>
      <w:r>
        <w:t xml:space="preserve">Display success message on app once scan is complete. </w:t>
      </w:r>
    </w:p>
    <w:p w14:paraId="61E06E02" w14:textId="77777777" w:rsidR="00625727" w:rsidRDefault="007F027A" w:rsidP="00625727">
      <w:pPr>
        <w:ind w:left="2880"/>
        <w:jc w:val="center"/>
        <w:rPr>
          <w:b/>
        </w:rPr>
      </w:pPr>
      <w:r w:rsidRPr="003630C5">
        <w:rPr>
          <w:b/>
        </w:rPr>
        <w:t>“Success! Your car is now linked to your Fuse App.</w:t>
      </w:r>
    </w:p>
    <w:p w14:paraId="3F171CA2" w14:textId="77777777" w:rsidR="00625727" w:rsidRDefault="00625727" w:rsidP="00625727">
      <w:pPr>
        <w:ind w:left="2880"/>
        <w:jc w:val="center"/>
        <w:rPr>
          <w:b/>
        </w:rPr>
      </w:pPr>
      <w:r>
        <w:rPr>
          <w:b/>
        </w:rPr>
        <w:t xml:space="preserve">Keep in </w:t>
      </w:r>
      <w:proofErr w:type="gramStart"/>
      <w:r>
        <w:rPr>
          <w:b/>
        </w:rPr>
        <w:t>mind,</w:t>
      </w:r>
      <w:proofErr w:type="gramEnd"/>
      <w:r>
        <w:rPr>
          <w:b/>
        </w:rPr>
        <w:t xml:space="preserve"> i</w:t>
      </w:r>
      <w:r w:rsidR="003630C5">
        <w:rPr>
          <w:b/>
        </w:rPr>
        <w:t xml:space="preserve">t </w:t>
      </w:r>
      <w:r w:rsidR="00E45F89">
        <w:rPr>
          <w:b/>
        </w:rPr>
        <w:t xml:space="preserve">will </w:t>
      </w:r>
      <w:r w:rsidR="003630C5">
        <w:rPr>
          <w:b/>
        </w:rPr>
        <w:t xml:space="preserve">take about 30 </w:t>
      </w:r>
      <w:proofErr w:type="spellStart"/>
      <w:r w:rsidR="003630C5">
        <w:rPr>
          <w:b/>
        </w:rPr>
        <w:t>mins</w:t>
      </w:r>
      <w:proofErr w:type="spellEnd"/>
      <w:r w:rsidR="003630C5">
        <w:rPr>
          <w:b/>
        </w:rPr>
        <w:t xml:space="preserve"> of driving for data to appear in your Fuse App.</w:t>
      </w:r>
    </w:p>
    <w:p w14:paraId="7C94DE8A" w14:textId="74B24E6A" w:rsidR="007F027A" w:rsidRPr="003630C5" w:rsidRDefault="00E45F89" w:rsidP="00625727">
      <w:pPr>
        <w:ind w:left="2880"/>
        <w:jc w:val="center"/>
        <w:rPr>
          <w:b/>
        </w:rPr>
      </w:pPr>
      <w:r>
        <w:rPr>
          <w:b/>
        </w:rPr>
        <w:t>Happy Driving!</w:t>
      </w:r>
      <w:r w:rsidR="007F027A" w:rsidRPr="003630C5">
        <w:rPr>
          <w:b/>
        </w:rPr>
        <w:t>”</w:t>
      </w:r>
    </w:p>
    <w:p w14:paraId="40883870" w14:textId="77777777" w:rsidR="00E45F89" w:rsidRDefault="007F027A" w:rsidP="00775CB2">
      <w:pPr>
        <w:ind w:left="2520"/>
      </w:pPr>
      <w:r>
        <w:t>All other needed info. (</w:t>
      </w:r>
      <w:proofErr w:type="gramStart"/>
      <w:r>
        <w:t>like</w:t>
      </w:r>
      <w:proofErr w:type="gramEnd"/>
      <w:r>
        <w:t xml:space="preserve"> API keys) should be generated for the user under the covers. </w:t>
      </w:r>
      <w:r w:rsidR="00775CB2">
        <w:t xml:space="preserve"> </w:t>
      </w:r>
    </w:p>
    <w:p w14:paraId="52370A4D" w14:textId="44E9E9AB" w:rsidR="007F027A" w:rsidRPr="00E45F89" w:rsidRDefault="00775CB2" w:rsidP="00775CB2">
      <w:pPr>
        <w:ind w:left="2520"/>
        <w:rPr>
          <w:i/>
          <w:color w:val="4F6228" w:themeColor="accent3" w:themeShade="80"/>
        </w:rPr>
      </w:pPr>
      <w:r w:rsidRPr="00E45F89">
        <w:rPr>
          <w:i/>
          <w:color w:val="4F6228" w:themeColor="accent3" w:themeShade="80"/>
        </w:rPr>
        <w:t xml:space="preserve">(NOTE: I’m not sure what’s needed here. Can someone fill me in on requirements for the </w:t>
      </w:r>
      <w:proofErr w:type="spellStart"/>
      <w:r w:rsidRPr="00E45F89">
        <w:rPr>
          <w:i/>
          <w:color w:val="4F6228" w:themeColor="accent3" w:themeShade="80"/>
        </w:rPr>
        <w:t>Carvoyant</w:t>
      </w:r>
      <w:proofErr w:type="spellEnd"/>
      <w:r w:rsidRPr="00E45F89">
        <w:rPr>
          <w:i/>
          <w:color w:val="4F6228" w:themeColor="accent3" w:themeShade="80"/>
        </w:rPr>
        <w:t xml:space="preserve"> integration?)</w:t>
      </w:r>
    </w:p>
    <w:p w14:paraId="68BBA7BA" w14:textId="77777777" w:rsidR="00B13188" w:rsidRDefault="004B0320" w:rsidP="00AF5484">
      <w:pPr>
        <w:pStyle w:val="ListParagraph"/>
        <w:numPr>
          <w:ilvl w:val="3"/>
          <w:numId w:val="12"/>
        </w:numPr>
      </w:pPr>
      <w:r w:rsidRPr="00D836F2">
        <w:rPr>
          <w:b/>
        </w:rPr>
        <w:t>VIN</w:t>
      </w:r>
      <w:r w:rsidR="00AF5484">
        <w:t xml:space="preserve"> </w:t>
      </w:r>
    </w:p>
    <w:p w14:paraId="7CC68692" w14:textId="1B86D3E2" w:rsidR="007F027A" w:rsidRDefault="00AF5484" w:rsidP="00B13188">
      <w:pPr>
        <w:ind w:left="2520"/>
      </w:pPr>
      <w:r>
        <w:t xml:space="preserve">Give </w:t>
      </w:r>
      <w:r w:rsidR="00B13188">
        <w:t>users the option to</w:t>
      </w:r>
      <w:r w:rsidR="00775CB2">
        <w:t xml:space="preserve"> either</w:t>
      </w:r>
      <w:r w:rsidR="00B13188">
        <w:t xml:space="preserve"> hand-enter their VIN</w:t>
      </w:r>
      <w:r w:rsidR="007F027A">
        <w:t>, or scan it in</w:t>
      </w:r>
      <w:r>
        <w:t xml:space="preserve">. </w:t>
      </w:r>
      <w:r w:rsidR="00775CB2">
        <w:t>Once submitted, l</w:t>
      </w:r>
      <w:r>
        <w:t>et’s validate format on this field</w:t>
      </w:r>
      <w:r w:rsidR="007F027A">
        <w:t xml:space="preserve"> using a third party VIN database (</w:t>
      </w:r>
      <w:r w:rsidR="007F027A" w:rsidRPr="00340A4C">
        <w:t>http://developer.edmunds.com/</w:t>
      </w:r>
      <w:r w:rsidR="00775CB2">
        <w:t>).</w:t>
      </w:r>
      <w:r>
        <w:t xml:space="preserve"> </w:t>
      </w:r>
    </w:p>
    <w:p w14:paraId="01FC14BC" w14:textId="1E7B4B20" w:rsidR="00FB154F" w:rsidRDefault="00B13188" w:rsidP="00B13188">
      <w:pPr>
        <w:ind w:left="2520"/>
      </w:pPr>
      <w:r>
        <w:t xml:space="preserve">Per Chris’ note, other devices are reading the VIN from the ODBII device. We need to push </w:t>
      </w:r>
      <w:proofErr w:type="spellStart"/>
      <w:r>
        <w:t>Carvoyant</w:t>
      </w:r>
      <w:proofErr w:type="spellEnd"/>
      <w:r>
        <w:t xml:space="preserve"> to add the VIN to their script. Once they’ve added it, we want to ask the user to validate it.</w:t>
      </w:r>
      <w:r w:rsidR="00775CB2">
        <w:t xml:space="preserve"> This may not be a phase 1 feature, however. </w:t>
      </w:r>
      <w:r w:rsidR="007F027A">
        <w:t xml:space="preserve"> </w:t>
      </w:r>
      <w:r>
        <w:t xml:space="preserve"> </w:t>
      </w:r>
    </w:p>
    <w:p w14:paraId="00397E06" w14:textId="77777777" w:rsidR="00B13188" w:rsidRPr="00D836F2" w:rsidRDefault="00B13188" w:rsidP="00B13188">
      <w:pPr>
        <w:pStyle w:val="ListParagraph"/>
        <w:numPr>
          <w:ilvl w:val="3"/>
          <w:numId w:val="12"/>
        </w:numPr>
        <w:rPr>
          <w:b/>
        </w:rPr>
      </w:pPr>
      <w:r w:rsidRPr="00D836F2">
        <w:rPr>
          <w:b/>
        </w:rPr>
        <w:t>Year/Make/Model</w:t>
      </w:r>
    </w:p>
    <w:p w14:paraId="4D8EF428" w14:textId="742207FF" w:rsidR="00B13188" w:rsidRDefault="007F027A" w:rsidP="007F027A">
      <w:pPr>
        <w:ind w:left="2520"/>
      </w:pPr>
      <w:r>
        <w:t xml:space="preserve">Once the VIN is entered, the app should fill in the Y/M/M for the user. </w:t>
      </w:r>
    </w:p>
    <w:p w14:paraId="1F65B943" w14:textId="77777777" w:rsidR="0015061E" w:rsidRPr="007F027A" w:rsidRDefault="004B0320" w:rsidP="0015061E">
      <w:pPr>
        <w:pStyle w:val="ListParagraph"/>
        <w:numPr>
          <w:ilvl w:val="3"/>
          <w:numId w:val="12"/>
        </w:numPr>
      </w:pPr>
      <w:r w:rsidRPr="00D836F2">
        <w:rPr>
          <w:b/>
        </w:rPr>
        <w:t xml:space="preserve">Are you the Primary Driver? </w:t>
      </w:r>
      <w:r w:rsidRPr="007F027A">
        <w:t>Yes/No</w:t>
      </w:r>
    </w:p>
    <w:p w14:paraId="08F7D4F9" w14:textId="77777777" w:rsidR="00625727" w:rsidRDefault="004B0320" w:rsidP="00625727">
      <w:pPr>
        <w:pStyle w:val="ListParagraph"/>
        <w:numPr>
          <w:ilvl w:val="3"/>
          <w:numId w:val="12"/>
        </w:numPr>
      </w:pPr>
      <w:r w:rsidRPr="00D836F2">
        <w:rPr>
          <w:b/>
        </w:rPr>
        <w:lastRenderedPageBreak/>
        <w:t>If no</w:t>
      </w:r>
      <w:r w:rsidR="00AF5484" w:rsidRPr="00D836F2">
        <w:rPr>
          <w:b/>
        </w:rPr>
        <w:t>t</w:t>
      </w:r>
      <w:r w:rsidRPr="00D836F2">
        <w:rPr>
          <w:b/>
        </w:rPr>
        <w:t>, who is?</w:t>
      </w:r>
      <w:r>
        <w:t xml:space="preserve"> </w:t>
      </w:r>
      <w:r w:rsidR="004D078A">
        <w:t>(</w:t>
      </w:r>
      <w:r>
        <w:t>Give op</w:t>
      </w:r>
      <w:r w:rsidR="004D078A">
        <w:t>tion to open their contact list and select a name.)</w:t>
      </w:r>
      <w:r w:rsidR="00FB154F">
        <w:t xml:space="preserve"> Pull the name and photo into the app upon selection. </w:t>
      </w:r>
    </w:p>
    <w:p w14:paraId="1C8DCF78" w14:textId="26B2198B" w:rsidR="00C237E4" w:rsidRDefault="00775CB2" w:rsidP="00625727">
      <w:pPr>
        <w:ind w:left="1980"/>
      </w:pPr>
      <w:r>
        <w:t xml:space="preserve">At this point, the </w:t>
      </w:r>
      <w:r w:rsidR="00C17B0F">
        <w:t>user</w:t>
      </w:r>
      <w:r w:rsidR="007F027A">
        <w:t xml:space="preserve"> </w:t>
      </w:r>
      <w:r w:rsidR="00FB154F">
        <w:t>click</w:t>
      </w:r>
      <w:r w:rsidR="00C17B0F">
        <w:t>s</w:t>
      </w:r>
      <w:r w:rsidR="00FB154F">
        <w:t xml:space="preserve"> “Submit</w:t>
      </w:r>
      <w:r>
        <w:t xml:space="preserve">” and the account is created. </w:t>
      </w:r>
    </w:p>
    <w:p w14:paraId="3D98CB26" w14:textId="77777777" w:rsidR="00F92F94" w:rsidRPr="005D13A2" w:rsidRDefault="00CA25BF" w:rsidP="00625727">
      <w:pPr>
        <w:ind w:left="1440"/>
        <w:rPr>
          <w:b/>
        </w:rPr>
      </w:pPr>
      <w:r w:rsidRPr="005D13A2">
        <w:rPr>
          <w:b/>
        </w:rPr>
        <w:t>Link</w:t>
      </w:r>
      <w:r w:rsidR="00B51F0F" w:rsidRPr="005D13A2">
        <w:rPr>
          <w:b/>
        </w:rPr>
        <w:t xml:space="preserve"> Additional</w:t>
      </w:r>
      <w:r w:rsidRPr="005D13A2">
        <w:rPr>
          <w:b/>
        </w:rPr>
        <w:t xml:space="preserve"> Cars to App</w:t>
      </w:r>
    </w:p>
    <w:p w14:paraId="29B6524A" w14:textId="77777777" w:rsidR="00CA25BF" w:rsidRDefault="00CA25BF" w:rsidP="004B0320">
      <w:pPr>
        <w:ind w:left="1980"/>
      </w:pPr>
      <w:r>
        <w:t>Once the initial car is linked, give the user the following options:</w:t>
      </w:r>
    </w:p>
    <w:p w14:paraId="527FA06C" w14:textId="77777777" w:rsidR="004B0320" w:rsidRPr="00CA25BF" w:rsidRDefault="004B0320" w:rsidP="00CA25BF">
      <w:pPr>
        <w:ind w:left="1980"/>
        <w:jc w:val="center"/>
        <w:rPr>
          <w:b/>
        </w:rPr>
      </w:pPr>
      <w:r w:rsidRPr="00CA25BF">
        <w:rPr>
          <w:b/>
        </w:rPr>
        <w:t>Would you like to add another car?</w:t>
      </w:r>
    </w:p>
    <w:p w14:paraId="053A2A47" w14:textId="77777777" w:rsidR="00CA25BF" w:rsidRPr="00CA25BF" w:rsidRDefault="003A640A" w:rsidP="00CA25BF">
      <w:pPr>
        <w:ind w:left="1980"/>
        <w:jc w:val="center"/>
        <w:rPr>
          <w:b/>
        </w:rPr>
      </w:pPr>
      <w:r>
        <w:rPr>
          <w:b/>
        </w:rPr>
        <w:t xml:space="preserve">Yes / </w:t>
      </w:r>
      <w:r w:rsidR="00AF5484" w:rsidRPr="00CA25BF">
        <w:rPr>
          <w:b/>
        </w:rPr>
        <w:t>No</w:t>
      </w:r>
      <w:r w:rsidR="00CA25BF" w:rsidRPr="00CA25BF">
        <w:rPr>
          <w:b/>
        </w:rPr>
        <w:t>t now, thanks.</w:t>
      </w:r>
    </w:p>
    <w:p w14:paraId="23748D82" w14:textId="58D87BCD" w:rsidR="00AF5484" w:rsidRDefault="00AF5484" w:rsidP="00AF5484">
      <w:pPr>
        <w:ind w:left="1980"/>
      </w:pPr>
      <w:r>
        <w:t xml:space="preserve"> </w:t>
      </w:r>
      <w:r w:rsidR="00CA25BF">
        <w:t xml:space="preserve">If they choose “Yes,” </w:t>
      </w:r>
      <w:r>
        <w:t>drop them</w:t>
      </w:r>
      <w:r w:rsidR="00CA25BF">
        <w:t xml:space="preserve"> into the car adding form and allow them to add another car</w:t>
      </w:r>
      <w:r w:rsidR="00775CB2">
        <w:t xml:space="preserve"> nick name, link to the Fuse key</w:t>
      </w:r>
      <w:r w:rsidR="00B61753">
        <w:t xml:space="preserve">, </w:t>
      </w:r>
      <w:r w:rsidR="00D836F2">
        <w:t>primary driver,</w:t>
      </w:r>
      <w:r w:rsidR="00775CB2">
        <w:t xml:space="preserve"> etc. </w:t>
      </w:r>
      <w:r w:rsidR="00CA25BF">
        <w:t>(sa</w:t>
      </w:r>
      <w:r w:rsidR="00D836F2">
        <w:t>me steps as above</w:t>
      </w:r>
      <w:r w:rsidR="00CA25BF">
        <w:t>)</w:t>
      </w:r>
      <w:r>
        <w:t>.</w:t>
      </w:r>
      <w:r w:rsidR="00F81DF3">
        <w:t xml:space="preserve"> If they choose “Not now,” drop them into the main app interface.</w:t>
      </w:r>
    </w:p>
    <w:p w14:paraId="4965720B" w14:textId="77777777" w:rsidR="004B0320" w:rsidRDefault="00C237E4" w:rsidP="00C237E4">
      <w:pPr>
        <w:ind w:left="1440"/>
        <w:rPr>
          <w:b/>
        </w:rPr>
      </w:pPr>
      <w:r w:rsidRPr="00C237E4">
        <w:rPr>
          <w:b/>
        </w:rPr>
        <w:t>Se</w:t>
      </w:r>
      <w:r w:rsidR="004B0320" w:rsidRPr="00C237E4">
        <w:rPr>
          <w:b/>
        </w:rPr>
        <w:t>nd Welcome Email</w:t>
      </w:r>
    </w:p>
    <w:p w14:paraId="1728ACA6" w14:textId="7A4631D0" w:rsidR="00625727" w:rsidRPr="00625727" w:rsidRDefault="00625727" w:rsidP="00C237E4">
      <w:pPr>
        <w:ind w:left="1440"/>
      </w:pPr>
      <w:r>
        <w:rPr>
          <w:b/>
        </w:rPr>
        <w:tab/>
      </w:r>
      <w:r w:rsidRPr="00625727">
        <w:t>Once the account is created and car</w:t>
      </w:r>
      <w:r w:rsidR="00135E60">
        <w:t>/</w:t>
      </w:r>
      <w:r w:rsidRPr="00625727">
        <w:t>s linked, send user a welcome email:</w:t>
      </w:r>
    </w:p>
    <w:p w14:paraId="01FA8109" w14:textId="77777777" w:rsidR="003041A4" w:rsidRDefault="00D836F2" w:rsidP="00C237E4">
      <w:pPr>
        <w:pStyle w:val="ListParagraph"/>
        <w:ind w:left="2160"/>
        <w:rPr>
          <w:b/>
        </w:rPr>
      </w:pPr>
      <w:r>
        <w:rPr>
          <w:b/>
        </w:rPr>
        <w:t>“Welcome to Fuse</w:t>
      </w:r>
      <w:r w:rsidR="00B61753">
        <w:rPr>
          <w:b/>
        </w:rPr>
        <w:t>!</w:t>
      </w:r>
      <w:r w:rsidR="00F81DF3">
        <w:rPr>
          <w:b/>
        </w:rPr>
        <w:t xml:space="preserve"> </w:t>
      </w:r>
    </w:p>
    <w:p w14:paraId="53D4E437" w14:textId="79BD2E75" w:rsidR="00B61753" w:rsidRDefault="004D2AFC" w:rsidP="00C237E4">
      <w:pPr>
        <w:pStyle w:val="ListParagraph"/>
        <w:ind w:left="2160"/>
        <w:rPr>
          <w:b/>
        </w:rPr>
      </w:pPr>
      <w:r>
        <w:rPr>
          <w:b/>
        </w:rPr>
        <w:t>Congratulations on signing up for</w:t>
      </w:r>
      <w:r w:rsidR="00FB060F">
        <w:rPr>
          <w:b/>
        </w:rPr>
        <w:t xml:space="preserve"> Fuse – the car</w:t>
      </w:r>
      <w:r w:rsidR="00B61753" w:rsidRPr="00F81DF3">
        <w:rPr>
          <w:b/>
        </w:rPr>
        <w:t xml:space="preserve"> </w:t>
      </w:r>
      <w:r w:rsidR="00126179">
        <w:rPr>
          <w:b/>
        </w:rPr>
        <w:t xml:space="preserve">management and </w:t>
      </w:r>
      <w:r w:rsidR="003B41D3" w:rsidRPr="00F81DF3">
        <w:rPr>
          <w:b/>
        </w:rPr>
        <w:t>maximization</w:t>
      </w:r>
      <w:r w:rsidR="00B61753" w:rsidRPr="00F81DF3">
        <w:rPr>
          <w:b/>
        </w:rPr>
        <w:t xml:space="preserve"> system.</w:t>
      </w:r>
      <w:r w:rsidR="00F81DF3">
        <w:rPr>
          <w:b/>
        </w:rPr>
        <w:t xml:space="preserve"> </w:t>
      </w:r>
      <w:r>
        <w:rPr>
          <w:b/>
        </w:rPr>
        <w:t>With F</w:t>
      </w:r>
      <w:r w:rsidR="00B61753">
        <w:rPr>
          <w:b/>
        </w:rPr>
        <w:t>use you can link to as many cars as you</w:t>
      </w:r>
      <w:r>
        <w:rPr>
          <w:b/>
        </w:rPr>
        <w:t>’d</w:t>
      </w:r>
      <w:r w:rsidR="00B61753">
        <w:rPr>
          <w:b/>
        </w:rPr>
        <w:t xml:space="preserve"> like on your own smartphone app,</w:t>
      </w:r>
      <w:r>
        <w:rPr>
          <w:b/>
        </w:rPr>
        <w:t xml:space="preserve"> keeping track of a single car, o</w:t>
      </w:r>
      <w:r w:rsidR="00FB060F">
        <w:rPr>
          <w:b/>
        </w:rPr>
        <w:t>r group of drivers</w:t>
      </w:r>
      <w:r>
        <w:rPr>
          <w:b/>
        </w:rPr>
        <w:t xml:space="preserve"> and </w:t>
      </w:r>
      <w:r w:rsidR="00B61753">
        <w:rPr>
          <w:b/>
        </w:rPr>
        <w:t>vehicles.</w:t>
      </w:r>
    </w:p>
    <w:p w14:paraId="4145A2AD" w14:textId="77777777" w:rsidR="00FB060F" w:rsidRDefault="00FB060F" w:rsidP="00C237E4">
      <w:pPr>
        <w:pStyle w:val="ListParagraph"/>
        <w:ind w:left="2160"/>
        <w:rPr>
          <w:b/>
        </w:rPr>
      </w:pPr>
    </w:p>
    <w:p w14:paraId="277E906E" w14:textId="3D778DAC" w:rsidR="00FB060F" w:rsidRDefault="00FB060F" w:rsidP="00C237E4">
      <w:pPr>
        <w:pStyle w:val="ListParagraph"/>
        <w:ind w:left="2160"/>
        <w:rPr>
          <w:b/>
        </w:rPr>
      </w:pPr>
      <w:r>
        <w:rPr>
          <w:b/>
        </w:rPr>
        <w:t>Next Steps?</w:t>
      </w:r>
    </w:p>
    <w:p w14:paraId="2943F21D" w14:textId="77777777" w:rsidR="00B61753" w:rsidRDefault="00B61753" w:rsidP="00C237E4">
      <w:pPr>
        <w:ind w:left="1440"/>
      </w:pPr>
      <w:r>
        <w:t>Add dynamic content here if:</w:t>
      </w:r>
    </w:p>
    <w:p w14:paraId="2EAC1E19" w14:textId="77777777" w:rsidR="00B61753" w:rsidRDefault="00B61753" w:rsidP="00C237E4">
      <w:pPr>
        <w:ind w:left="1440"/>
      </w:pPr>
      <w:r>
        <w:t>1) User has not added a car</w:t>
      </w:r>
    </w:p>
    <w:p w14:paraId="1C0B7D93" w14:textId="77777777" w:rsidR="00B61753" w:rsidRPr="001D0FE7" w:rsidRDefault="00B61753" w:rsidP="00C237E4">
      <w:pPr>
        <w:ind w:left="1440"/>
        <w:rPr>
          <w:b/>
        </w:rPr>
      </w:pPr>
      <w:r>
        <w:tab/>
      </w:r>
      <w:r w:rsidRPr="001D0FE7">
        <w:rPr>
          <w:b/>
        </w:rPr>
        <w:t xml:space="preserve">Add your car and primary driver to your app. </w:t>
      </w:r>
    </w:p>
    <w:p w14:paraId="7FDD37BB" w14:textId="23370989" w:rsidR="00B61753" w:rsidRPr="00B85BCB" w:rsidRDefault="00B61753" w:rsidP="00C237E4">
      <w:pPr>
        <w:ind w:left="2160"/>
        <w:rPr>
          <w:b/>
        </w:rPr>
      </w:pPr>
      <w:r w:rsidRPr="001D0FE7">
        <w:rPr>
          <w:b/>
        </w:rPr>
        <w:t>Simply open your Fuse app on your</w:t>
      </w:r>
      <w:r w:rsidR="00FB060F" w:rsidRPr="001D0FE7">
        <w:rPr>
          <w:b/>
        </w:rPr>
        <w:t xml:space="preserve"> smartphone and add </w:t>
      </w:r>
      <w:r w:rsidRPr="001D0FE7">
        <w:rPr>
          <w:b/>
        </w:rPr>
        <w:t>your car</w:t>
      </w:r>
      <w:r w:rsidR="00FB060F" w:rsidRPr="001D0FE7">
        <w:rPr>
          <w:b/>
        </w:rPr>
        <w:t xml:space="preserve"> with the Getting Started Wizard</w:t>
      </w:r>
      <w:r w:rsidRPr="001D0FE7">
        <w:rPr>
          <w:b/>
        </w:rPr>
        <w:t>. The app will also walk you through installing and linking to your Fuse Key.</w:t>
      </w:r>
      <w:r w:rsidRPr="00B85BCB">
        <w:rPr>
          <w:b/>
        </w:rPr>
        <w:t xml:space="preserve"> </w:t>
      </w:r>
    </w:p>
    <w:p w14:paraId="64AFFE23" w14:textId="77777777" w:rsidR="00B61753" w:rsidRDefault="00B61753" w:rsidP="00C237E4">
      <w:pPr>
        <w:ind w:left="1440"/>
      </w:pPr>
      <w:r>
        <w:t>2) Linked to their Fuse Key.</w:t>
      </w:r>
    </w:p>
    <w:p w14:paraId="4EB572A2" w14:textId="63FF9D42" w:rsidR="00B61753" w:rsidRPr="00B85BCB" w:rsidRDefault="00B61753" w:rsidP="00C237E4">
      <w:pPr>
        <w:ind w:left="2160"/>
        <w:rPr>
          <w:b/>
        </w:rPr>
      </w:pPr>
      <w:r w:rsidRPr="00B85BCB">
        <w:rPr>
          <w:b/>
        </w:rPr>
        <w:t>Don’t forget to link to your &lt;inser</w:t>
      </w:r>
      <w:r w:rsidR="00FB060F">
        <w:rPr>
          <w:b/>
        </w:rPr>
        <w:t>t car year/make/model&gt; to your F</w:t>
      </w:r>
      <w:r w:rsidRPr="00B85BCB">
        <w:rPr>
          <w:b/>
        </w:rPr>
        <w:t>use key.</w:t>
      </w:r>
      <w:r w:rsidR="00B85BCB">
        <w:rPr>
          <w:b/>
        </w:rPr>
        <w:t xml:space="preserve"> To do so, simply &lt;Insert instructions here&gt; </w:t>
      </w:r>
      <w:proofErr w:type="gramStart"/>
      <w:r w:rsidR="00B85BCB">
        <w:rPr>
          <w:b/>
        </w:rPr>
        <w:t>If</w:t>
      </w:r>
      <w:proofErr w:type="gramEnd"/>
      <w:r w:rsidR="00B85BCB">
        <w:rPr>
          <w:b/>
        </w:rPr>
        <w:t xml:space="preserve"> you have any trouble, please c</w:t>
      </w:r>
      <w:r w:rsidRPr="00B85BCB">
        <w:rPr>
          <w:b/>
        </w:rPr>
        <w:t>ontact us at: support@</w:t>
      </w:r>
      <w:r w:rsidR="00E36FF2">
        <w:rPr>
          <w:b/>
        </w:rPr>
        <w:t>join</w:t>
      </w:r>
      <w:r w:rsidRPr="00B85BCB">
        <w:rPr>
          <w:b/>
        </w:rPr>
        <w:t>fuse.com</w:t>
      </w:r>
    </w:p>
    <w:p w14:paraId="21FB9C9A" w14:textId="77777777" w:rsidR="00B61753" w:rsidRPr="00B85BCB" w:rsidRDefault="00F81DF3" w:rsidP="00C237E4">
      <w:pPr>
        <w:ind w:left="1440"/>
      </w:pPr>
      <w:r>
        <w:t>3) Then</w:t>
      </w:r>
      <w:r w:rsidR="007F36A9">
        <w:t xml:space="preserve"> show everyone</w:t>
      </w:r>
      <w:r w:rsidR="00B85BCB" w:rsidRPr="00B85BCB">
        <w:t xml:space="preserve"> the </w:t>
      </w:r>
      <w:r w:rsidR="007F36A9">
        <w:t xml:space="preserve">generic </w:t>
      </w:r>
      <w:r w:rsidR="00B85BCB" w:rsidRPr="00B85BCB">
        <w:t>content below:</w:t>
      </w:r>
    </w:p>
    <w:p w14:paraId="1C84FAB8" w14:textId="77777777" w:rsidR="00B61753" w:rsidRPr="00F81DF3" w:rsidRDefault="00B61753" w:rsidP="00C237E4">
      <w:pPr>
        <w:ind w:left="2160"/>
      </w:pPr>
      <w:r>
        <w:rPr>
          <w:b/>
        </w:rPr>
        <w:lastRenderedPageBreak/>
        <w:t>Fill up your gas tank!</w:t>
      </w:r>
      <w:r w:rsidR="00F81DF3">
        <w:rPr>
          <w:b/>
        </w:rPr>
        <w:t xml:space="preserve"> </w:t>
      </w:r>
      <w:r w:rsidR="00F81DF3" w:rsidRPr="00F81DF3">
        <w:t>– Don’t forget to record your costs in</w:t>
      </w:r>
      <w:r w:rsidR="007F36A9">
        <w:t xml:space="preserve"> Fuse with every fill up</w:t>
      </w:r>
      <w:r w:rsidR="00F81DF3" w:rsidRPr="00F81DF3">
        <w:t>. Over time you’ll be able to track trends and get tips on how to lower your cost per gallon.</w:t>
      </w:r>
    </w:p>
    <w:p w14:paraId="34931985" w14:textId="77777777" w:rsidR="00B61753" w:rsidRDefault="00F81DF3" w:rsidP="00C237E4">
      <w:pPr>
        <w:ind w:left="2160"/>
      </w:pPr>
      <w:r>
        <w:rPr>
          <w:b/>
        </w:rPr>
        <w:t>Add Maintenance Dates &amp; T</w:t>
      </w:r>
      <w:r w:rsidR="00B61753">
        <w:rPr>
          <w:b/>
        </w:rPr>
        <w:t>asks</w:t>
      </w:r>
      <w:r>
        <w:rPr>
          <w:b/>
        </w:rPr>
        <w:t xml:space="preserve"> – </w:t>
      </w:r>
      <w:r w:rsidRPr="00F81DF3">
        <w:t>With Fuse it’s easy to keep track of oil changes, tire rotations and more. Simply add a maintenance task to your calenda</w:t>
      </w:r>
      <w:r w:rsidR="00DB3357">
        <w:t>r and fuse will remind you, then</w:t>
      </w:r>
      <w:r w:rsidRPr="00F81DF3">
        <w:t xml:space="preserve"> give you options for service providers, stores, even promotions to accomplish your task.</w:t>
      </w:r>
    </w:p>
    <w:p w14:paraId="4FC50155" w14:textId="7DAE6055" w:rsidR="00FB060F" w:rsidRPr="00F81DF3" w:rsidRDefault="00FB060F" w:rsidP="00FB060F">
      <w:pPr>
        <w:ind w:left="2160"/>
      </w:pPr>
      <w:r>
        <w:rPr>
          <w:b/>
        </w:rPr>
        <w:t xml:space="preserve">Add more cars &amp; drivers to your app </w:t>
      </w:r>
      <w:r w:rsidRPr="00F81DF3">
        <w:t>– With Fuse you can manage an entire fleet of cars from total miles driven to keeping track of your tee</w:t>
      </w:r>
      <w:r>
        <w:t>n. L</w:t>
      </w:r>
      <w:r w:rsidRPr="00F81DF3">
        <w:t>ink all the cars in your life to your app in just a few easy steps.</w:t>
      </w:r>
    </w:p>
    <w:p w14:paraId="0A46D165" w14:textId="38C7AD92" w:rsidR="00B61753" w:rsidRPr="00FB060F" w:rsidRDefault="00B61753" w:rsidP="00C237E4">
      <w:pPr>
        <w:ind w:left="1440"/>
      </w:pPr>
      <w:r>
        <w:rPr>
          <w:b/>
        </w:rPr>
        <w:tab/>
      </w:r>
      <w:r w:rsidR="00F81DF3">
        <w:rPr>
          <w:b/>
        </w:rPr>
        <w:t xml:space="preserve">Have Questions? </w:t>
      </w:r>
      <w:r w:rsidR="00F81DF3" w:rsidRPr="00F81DF3">
        <w:t>Contact us at</w:t>
      </w:r>
      <w:r w:rsidR="00FB060F" w:rsidRPr="00FB060F">
        <w:t xml:space="preserve">: </w:t>
      </w:r>
      <w:hyperlink r:id="rId10" w:history="1">
        <w:r w:rsidR="00752BEA" w:rsidRPr="00546F33">
          <w:rPr>
            <w:rStyle w:val="Hyperlink"/>
          </w:rPr>
          <w:t>XXXX@joinfuse.com</w:t>
        </w:r>
      </w:hyperlink>
      <w:r w:rsidR="00FB060F" w:rsidRPr="00FB060F">
        <w:rPr>
          <w:rStyle w:val="Hyperlink"/>
          <w:color w:val="auto"/>
          <w:u w:val="none"/>
        </w:rPr>
        <w:t xml:space="preserve"> or access our FAQs at  &lt;include path to page&gt;</w:t>
      </w:r>
      <w:r w:rsidR="00752BEA">
        <w:rPr>
          <w:rStyle w:val="Hyperlink"/>
          <w:color w:val="auto"/>
          <w:u w:val="none"/>
        </w:rPr>
        <w:t>.</w:t>
      </w:r>
    </w:p>
    <w:p w14:paraId="59DBCD82" w14:textId="77777777" w:rsidR="00F81DF3" w:rsidRDefault="00F81DF3" w:rsidP="00C237E4">
      <w:pPr>
        <w:ind w:left="2160"/>
      </w:pPr>
      <w:r>
        <w:t>Happy driving,</w:t>
      </w:r>
    </w:p>
    <w:p w14:paraId="6067C872" w14:textId="77777777" w:rsidR="00F81DF3" w:rsidRDefault="00F81DF3" w:rsidP="00C237E4">
      <w:pPr>
        <w:ind w:left="2160"/>
        <w:rPr>
          <w:b/>
        </w:rPr>
      </w:pPr>
      <w:r>
        <w:t>The Fuse Team</w:t>
      </w:r>
    </w:p>
    <w:p w14:paraId="0A7D48FB" w14:textId="77777777" w:rsidR="00A123D2" w:rsidRPr="00C237E4" w:rsidRDefault="00EB7C0E" w:rsidP="00C237E4">
      <w:pPr>
        <w:pStyle w:val="ListParagraph"/>
        <w:numPr>
          <w:ilvl w:val="0"/>
          <w:numId w:val="12"/>
        </w:numPr>
        <w:rPr>
          <w:b/>
        </w:rPr>
      </w:pPr>
      <w:r w:rsidRPr="00C237E4">
        <w:rPr>
          <w:b/>
        </w:rPr>
        <w:t>Main Interface &amp; Menu</w:t>
      </w:r>
    </w:p>
    <w:p w14:paraId="70BE1A89" w14:textId="27AC209E" w:rsidR="00173A70" w:rsidRDefault="00A123D2" w:rsidP="00D1741F">
      <w:pPr>
        <w:ind w:left="1440"/>
      </w:pPr>
      <w:r w:rsidRPr="00A123D2">
        <w:t xml:space="preserve">The primary interface of the app could be the map that shows the </w:t>
      </w:r>
      <w:r w:rsidR="00DB3357" w:rsidRPr="00A123D2">
        <w:t>users’</w:t>
      </w:r>
      <w:r w:rsidRPr="00A123D2">
        <w:t xml:space="preserve"> fleet. </w:t>
      </w:r>
      <w:r w:rsidR="00173A70">
        <w:t xml:space="preserve"> Each car icon on the map should be a </w:t>
      </w:r>
      <w:commentRangeStart w:id="3"/>
      <w:r w:rsidR="00173A70">
        <w:t>different color (assigned by the app)</w:t>
      </w:r>
      <w:commentRangeEnd w:id="3"/>
      <w:r w:rsidR="00A05DA0">
        <w:rPr>
          <w:rStyle w:val="CommentReference"/>
        </w:rPr>
        <w:commentReference w:id="3"/>
      </w:r>
      <w:r w:rsidR="00173A70">
        <w:t xml:space="preserve">. This color should be consistent throughout the app for that vehicle (where relevant).  When a user </w:t>
      </w:r>
      <w:r w:rsidRPr="00A123D2">
        <w:t>tap</w:t>
      </w:r>
      <w:r w:rsidR="00173A70">
        <w:t>s on an</w:t>
      </w:r>
      <w:r w:rsidRPr="00A123D2">
        <w:t xml:space="preserve"> image of a car</w:t>
      </w:r>
      <w:r w:rsidR="00173A70">
        <w:t xml:space="preserve"> in fleet view, it should filter the map, showing just that individual car’s location (see below). When the user taps the individual icon in the detail-view, the </w:t>
      </w:r>
      <w:r w:rsidRPr="00A123D2">
        <w:t>basic vital stats</w:t>
      </w:r>
      <w:r w:rsidR="00DB3357">
        <w:t xml:space="preserve"> </w:t>
      </w:r>
      <w:r w:rsidR="00173A70">
        <w:t xml:space="preserve">view </w:t>
      </w:r>
      <w:r w:rsidR="00DB3357">
        <w:t>(like we have now, but let’s add the name and pic of the primary driver)</w:t>
      </w:r>
      <w:r w:rsidR="00173A70">
        <w:t xml:space="preserve"> should open</w:t>
      </w:r>
      <w:r w:rsidRPr="00A123D2">
        <w:t xml:space="preserve">. </w:t>
      </w:r>
    </w:p>
    <w:p w14:paraId="116C0D17" w14:textId="57C471A7" w:rsidR="00173A70" w:rsidRDefault="00173A70" w:rsidP="00D1741F">
      <w:pPr>
        <w:ind w:left="1440"/>
      </w:pPr>
      <w:r>
        <w:t>The user should be able to toggle back to the fleet view by clicking on the fleet icon in the upper-right.</w:t>
      </w:r>
      <w:r w:rsidR="00463C16">
        <w:t xml:space="preserve"> When in the fleet view, no icon is present in the upper right hand corner.</w:t>
      </w:r>
    </w:p>
    <w:p w14:paraId="676DF615" w14:textId="4E0F9AC2" w:rsidR="003D1CF2" w:rsidRDefault="00A123D2" w:rsidP="00173A70">
      <w:pPr>
        <w:ind w:left="1440"/>
      </w:pPr>
      <w:r w:rsidRPr="00A123D2">
        <w:t xml:space="preserve">The persistent </w:t>
      </w:r>
      <w:r w:rsidR="00173A70">
        <w:t xml:space="preserve">bottom </w:t>
      </w:r>
      <w:r w:rsidRPr="00A123D2">
        <w:t>navi</w:t>
      </w:r>
      <w:r w:rsidR="003D1CF2">
        <w:t>g</w:t>
      </w:r>
      <w:r w:rsidRPr="00A123D2">
        <w:t xml:space="preserve">ation </w:t>
      </w:r>
      <w:r w:rsidR="00173A70">
        <w:t>should include icons for Trip Tool</w:t>
      </w:r>
      <w:r w:rsidR="003D1CF2">
        <w:t>,</w:t>
      </w:r>
      <w:r w:rsidR="00173A70">
        <w:t xml:space="preserve"> Fuel Smart</w:t>
      </w:r>
      <w:r w:rsidR="002E28DC">
        <w:t>,</w:t>
      </w:r>
      <w:r w:rsidR="00173A70">
        <w:t xml:space="preserve"> Find Car</w:t>
      </w:r>
      <w:r w:rsidR="003D1CF2">
        <w:t>,</w:t>
      </w:r>
      <w:r w:rsidR="00173A70">
        <w:t xml:space="preserve"> Safe Driver,</w:t>
      </w:r>
      <w:r w:rsidR="003D1CF2">
        <w:t xml:space="preserve"> </w:t>
      </w:r>
      <w:r w:rsidR="00173A70">
        <w:t>and Car Care</w:t>
      </w:r>
      <w:r w:rsidRPr="00A123D2">
        <w:t xml:space="preserve">. </w:t>
      </w:r>
    </w:p>
    <w:p w14:paraId="126343C4" w14:textId="6D8D895D" w:rsidR="00EF7112" w:rsidRPr="00EF7112" w:rsidRDefault="00EF7112" w:rsidP="00173A70">
      <w:pPr>
        <w:ind w:left="1440"/>
        <w:rPr>
          <w:b/>
        </w:rPr>
      </w:pPr>
      <w:r w:rsidRPr="00EF7112">
        <w:rPr>
          <w:b/>
        </w:rPr>
        <w:t>Single Car vs. Multi-Car Navigation:</w:t>
      </w:r>
    </w:p>
    <w:p w14:paraId="052B69FC" w14:textId="1A4C089C" w:rsidR="00EF7112" w:rsidRDefault="00EF7112" w:rsidP="00173A70">
      <w:pPr>
        <w:ind w:left="1440"/>
      </w:pPr>
      <w:r>
        <w:t xml:space="preserve">Throughout the web, features typically open to a multi-car list, </w:t>
      </w:r>
      <w:proofErr w:type="gramStart"/>
      <w:r>
        <w:t>then</w:t>
      </w:r>
      <w:proofErr w:type="gramEnd"/>
      <w:r>
        <w:t xml:space="preserve"> offer a drill down into a single-car view. If the user only has one car linked to the app, do not require them to go through the multi-car views. Instead drop them directly into the single-car screen for that feature. </w:t>
      </w:r>
    </w:p>
    <w:p w14:paraId="6514ACBD" w14:textId="0DC4111D" w:rsidR="004929DE" w:rsidRDefault="004929DE" w:rsidP="00173A70">
      <w:pPr>
        <w:ind w:left="1440"/>
        <w:rPr>
          <w:noProof/>
        </w:rPr>
      </w:pPr>
      <w:r>
        <w:t>This should include the fleet vs. single car toggle at the top of the screen. If there is only car linked, the fleet icon should never show.</w:t>
      </w:r>
    </w:p>
    <w:p w14:paraId="03AF38B1" w14:textId="18CED0A6" w:rsidR="00173A70" w:rsidRDefault="000E1441" w:rsidP="007A7277">
      <w:pPr>
        <w:ind w:left="1440"/>
        <w:jc w:val="center"/>
      </w:pPr>
      <w:r>
        <w:rPr>
          <w:noProof/>
        </w:rPr>
        <w:lastRenderedPageBreak/>
        <w:drawing>
          <wp:inline distT="0" distB="0" distL="0" distR="0" wp14:anchorId="512737C9" wp14:editId="4E54D4A5">
            <wp:extent cx="3549431" cy="31687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se Main Interface.png"/>
                    <pic:cNvPicPr/>
                  </pic:nvPicPr>
                  <pic:blipFill>
                    <a:blip r:embed="rId11">
                      <a:extLst>
                        <a:ext uri="{28A0092B-C50C-407E-A947-70E740481C1C}">
                          <a14:useLocalDpi xmlns:a14="http://schemas.microsoft.com/office/drawing/2010/main" val="0"/>
                        </a:ext>
                      </a:extLst>
                    </a:blip>
                    <a:stretch>
                      <a:fillRect/>
                    </a:stretch>
                  </pic:blipFill>
                  <pic:spPr>
                    <a:xfrm>
                      <a:off x="0" y="0"/>
                      <a:ext cx="3551061" cy="3170178"/>
                    </a:xfrm>
                    <a:prstGeom prst="rect">
                      <a:avLst/>
                    </a:prstGeom>
                  </pic:spPr>
                </pic:pic>
              </a:graphicData>
            </a:graphic>
          </wp:inline>
        </w:drawing>
      </w:r>
    </w:p>
    <w:p w14:paraId="3ED089DA" w14:textId="77777777" w:rsidR="00910032" w:rsidRDefault="00A123D2" w:rsidP="009E0A10">
      <w:pPr>
        <w:pStyle w:val="ListParagraph"/>
        <w:numPr>
          <w:ilvl w:val="0"/>
          <w:numId w:val="12"/>
        </w:numPr>
        <w:rPr>
          <w:b/>
        </w:rPr>
      </w:pPr>
      <w:r>
        <w:rPr>
          <w:b/>
        </w:rPr>
        <w:t>Fuel Smart</w:t>
      </w:r>
    </w:p>
    <w:p w14:paraId="61453D98" w14:textId="2B7B9872" w:rsidR="00542945" w:rsidRPr="006C2D37" w:rsidRDefault="003D1CF2" w:rsidP="00145A20">
      <w:pPr>
        <w:ind w:left="1440"/>
      </w:pPr>
      <w:r>
        <w:t xml:space="preserve">When the user chooses the Fuel Smart tool, they </w:t>
      </w:r>
      <w:r w:rsidR="00542945" w:rsidRPr="006C2D37">
        <w:t xml:space="preserve">should </w:t>
      </w:r>
      <w:r>
        <w:t xml:space="preserve">initially </w:t>
      </w:r>
      <w:r w:rsidR="00542945" w:rsidRPr="006C2D37">
        <w:t>see</w:t>
      </w:r>
      <w:r w:rsidR="00297F37">
        <w:t xml:space="preserve"> a rolled up view of current stats</w:t>
      </w:r>
      <w:r w:rsidR="00542945" w:rsidRPr="006C2D37">
        <w:t xml:space="preserve"> for all cars </w:t>
      </w:r>
      <w:r>
        <w:t xml:space="preserve">within a default </w:t>
      </w:r>
      <w:r w:rsidR="00542945" w:rsidRPr="006C2D37">
        <w:t>date range</w:t>
      </w:r>
      <w:r>
        <w:t xml:space="preserve"> (like month to date</w:t>
      </w:r>
      <w:r w:rsidR="00542945" w:rsidRPr="006C2D37">
        <w:t>)</w:t>
      </w:r>
      <w:r>
        <w:t>.</w:t>
      </w:r>
      <w:r w:rsidR="0046328E">
        <w:t xml:space="preserve"> The user should be able to change the date range, but clicking on that date, opening a calendar and selecting a new range.</w:t>
      </w:r>
    </w:p>
    <w:p w14:paraId="3858EDE0" w14:textId="364D67C1" w:rsidR="003D1CF2" w:rsidRDefault="00542945" w:rsidP="00145A20">
      <w:pPr>
        <w:ind w:left="1440"/>
      </w:pPr>
      <w:r w:rsidRPr="006C2D37">
        <w:t xml:space="preserve">Below the roll up, </w:t>
      </w:r>
      <w:r w:rsidR="00FE1B76">
        <w:t xml:space="preserve">the </w:t>
      </w:r>
      <w:r w:rsidRPr="006C2D37">
        <w:t xml:space="preserve">user should see </w:t>
      </w:r>
      <w:r w:rsidR="00FE1B76">
        <w:t xml:space="preserve">a list of the </w:t>
      </w:r>
      <w:r w:rsidRPr="006C2D37">
        <w:t>indivi</w:t>
      </w:r>
      <w:r w:rsidR="003D1CF2">
        <w:t>dual cars</w:t>
      </w:r>
      <w:r w:rsidR="00FE1B76">
        <w:t xml:space="preserve"> that make up the total</w:t>
      </w:r>
      <w:r w:rsidR="003D1CF2">
        <w:t>. The list sho</w:t>
      </w:r>
      <w:r w:rsidR="00297F37">
        <w:t>uld include the</w:t>
      </w:r>
      <w:r w:rsidR="00E448B4">
        <w:t xml:space="preserve"> Averages:</w:t>
      </w:r>
      <w:r w:rsidR="00297F37">
        <w:t xml:space="preserve"> Average MPG, Avg. Cost per Gal, Avg. Cost per Mile </w:t>
      </w:r>
      <w:r w:rsidR="00E448B4">
        <w:t xml:space="preserve">and Totals: Total Fuel Cost, Total Fuel used </w:t>
      </w:r>
      <w:r w:rsidR="00297F37">
        <w:t xml:space="preserve">for </w:t>
      </w:r>
      <w:r w:rsidR="003D1CF2">
        <w:t>each car within that date range, along with a current Gas Tank fill icon and percentage.  Tanks below 10% should show red, those between 20 and 10%, yellow, and everything above 20% should be green.</w:t>
      </w:r>
      <w:r w:rsidR="00E448B4">
        <w:t xml:space="preserve"> For those cars that do not allow the device to read their fuel levels, insert a placeholder graphic instead of the actual percentage icon. </w:t>
      </w:r>
    </w:p>
    <w:p w14:paraId="46AA754E" w14:textId="6D28D206" w:rsidR="003D1CF2" w:rsidRDefault="000D2C18" w:rsidP="007F36A9">
      <w:pPr>
        <w:ind w:left="720"/>
        <w:jc w:val="center"/>
      </w:pPr>
      <w:r>
        <w:rPr>
          <w:noProof/>
        </w:rPr>
        <w:lastRenderedPageBreak/>
        <w:drawing>
          <wp:inline distT="0" distB="0" distL="0" distR="0" wp14:anchorId="520E28F7" wp14:editId="2DCA0ED0">
            <wp:extent cx="2124190" cy="2682240"/>
            <wp:effectExtent l="0" t="0" r="952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se Fuel Smart screen.png"/>
                    <pic:cNvPicPr/>
                  </pic:nvPicPr>
                  <pic:blipFill>
                    <a:blip r:embed="rId12">
                      <a:extLst>
                        <a:ext uri="{28A0092B-C50C-407E-A947-70E740481C1C}">
                          <a14:useLocalDpi xmlns:a14="http://schemas.microsoft.com/office/drawing/2010/main" val="0"/>
                        </a:ext>
                      </a:extLst>
                    </a:blip>
                    <a:stretch>
                      <a:fillRect/>
                    </a:stretch>
                  </pic:blipFill>
                  <pic:spPr>
                    <a:xfrm>
                      <a:off x="0" y="0"/>
                      <a:ext cx="2124015" cy="2682019"/>
                    </a:xfrm>
                    <a:prstGeom prst="rect">
                      <a:avLst/>
                    </a:prstGeom>
                  </pic:spPr>
                </pic:pic>
              </a:graphicData>
            </a:graphic>
          </wp:inline>
        </w:drawing>
      </w:r>
    </w:p>
    <w:p w14:paraId="1462FD64" w14:textId="77777777" w:rsidR="003D1CF2" w:rsidRDefault="00F40E9A" w:rsidP="00145A20">
      <w:pPr>
        <w:ind w:left="1440"/>
      </w:pPr>
      <w:r>
        <w:t xml:space="preserve">Anywhere within </w:t>
      </w:r>
      <w:r w:rsidR="003D1CF2">
        <w:t xml:space="preserve">the Fuel Smart feature, users should be </w:t>
      </w:r>
      <w:commentRangeStart w:id="4"/>
      <w:r w:rsidR="003D1CF2">
        <w:t xml:space="preserve">able to change the date range and have the averages adjust. </w:t>
      </w:r>
      <w:commentRangeEnd w:id="4"/>
      <w:r w:rsidR="00151F0D">
        <w:rPr>
          <w:rStyle w:val="CommentReference"/>
        </w:rPr>
        <w:commentReference w:id="4"/>
      </w:r>
    </w:p>
    <w:p w14:paraId="3F942455" w14:textId="57503CFC" w:rsidR="0046328E" w:rsidRDefault="003D1CF2" w:rsidP="00145A20">
      <w:pPr>
        <w:ind w:left="1440"/>
      </w:pPr>
      <w:r>
        <w:t>When the user clicks on an individual car</w:t>
      </w:r>
      <w:r w:rsidR="00F40E9A">
        <w:t xml:space="preserve"> in the list</w:t>
      </w:r>
      <w:r>
        <w:t xml:space="preserve">, they should </w:t>
      </w:r>
      <w:r w:rsidR="00F40E9A">
        <w:t xml:space="preserve">then </w:t>
      </w:r>
      <w:r>
        <w:t xml:space="preserve">be taken to a </w:t>
      </w:r>
      <w:r w:rsidR="007F4BB0">
        <w:t xml:space="preserve">detail </w:t>
      </w:r>
      <w:r>
        <w:t>screen that gives them mo</w:t>
      </w:r>
      <w:r w:rsidR="00F40E9A">
        <w:t>re data</w:t>
      </w:r>
      <w:r w:rsidR="0046328E">
        <w:t xml:space="preserve">. This data should include a trend chart that shows their MPG, Cost/Gal, and Cost/Mile on a line graph for the selected date range. </w:t>
      </w:r>
    </w:p>
    <w:p w14:paraId="349FA6D1" w14:textId="36D427CB" w:rsidR="00B559C8" w:rsidRPr="009E1F42" w:rsidRDefault="0046328E" w:rsidP="00145A20">
      <w:pPr>
        <w:ind w:left="1440"/>
        <w:rPr>
          <w:i/>
          <w:color w:val="4F6228" w:themeColor="accent3" w:themeShade="80"/>
        </w:rPr>
      </w:pPr>
      <w:r w:rsidRPr="009E1F42">
        <w:rPr>
          <w:i/>
          <w:color w:val="4F6228" w:themeColor="accent3" w:themeShade="80"/>
        </w:rPr>
        <w:t xml:space="preserve">?? What about Fuel Smart tips for phase 1? Will we have the </w:t>
      </w:r>
      <w:proofErr w:type="gramStart"/>
      <w:r w:rsidRPr="009E1F42">
        <w:rPr>
          <w:i/>
          <w:color w:val="4F6228" w:themeColor="accent3" w:themeShade="80"/>
        </w:rPr>
        <w:t>info.</w:t>
      </w:r>
      <w:proofErr w:type="gramEnd"/>
      <w:r w:rsidRPr="009E1F42">
        <w:rPr>
          <w:i/>
          <w:color w:val="4F6228" w:themeColor="accent3" w:themeShade="80"/>
        </w:rPr>
        <w:t xml:space="preserve"> </w:t>
      </w:r>
      <w:proofErr w:type="gramStart"/>
      <w:r w:rsidRPr="009E1F42">
        <w:rPr>
          <w:i/>
          <w:color w:val="4F6228" w:themeColor="accent3" w:themeShade="80"/>
        </w:rPr>
        <w:t>to</w:t>
      </w:r>
      <w:proofErr w:type="gramEnd"/>
      <w:r w:rsidRPr="009E1F42">
        <w:rPr>
          <w:i/>
          <w:color w:val="4F6228" w:themeColor="accent3" w:themeShade="80"/>
        </w:rPr>
        <w:t xml:space="preserve"> be able to suggest specific ideas to reduce fuel consumption lik</w:t>
      </w:r>
      <w:r w:rsidR="00F40E9A" w:rsidRPr="009E1F42">
        <w:rPr>
          <w:i/>
          <w:color w:val="4F6228" w:themeColor="accent3" w:themeShade="80"/>
        </w:rPr>
        <w:t>e</w:t>
      </w:r>
      <w:r w:rsidR="00AB7F89" w:rsidRPr="009E1F42">
        <w:rPr>
          <w:i/>
          <w:color w:val="4F6228" w:themeColor="accent3" w:themeShade="80"/>
        </w:rPr>
        <w:t xml:space="preserve"> “Adjust tire pressure,” or “Using cruise control can </w:t>
      </w:r>
      <w:r w:rsidR="00F40E9A" w:rsidRPr="009E1F42">
        <w:rPr>
          <w:i/>
          <w:color w:val="4F6228" w:themeColor="accent3" w:themeShade="80"/>
        </w:rPr>
        <w:t>help burn less fuel</w:t>
      </w:r>
      <w:r w:rsidR="00AB7F89" w:rsidRPr="009E1F42">
        <w:rPr>
          <w:i/>
          <w:color w:val="4F6228" w:themeColor="accent3" w:themeShade="80"/>
        </w:rPr>
        <w:t>”</w:t>
      </w:r>
      <w:r w:rsidRPr="009E1F42">
        <w:rPr>
          <w:i/>
          <w:color w:val="4F6228" w:themeColor="accent3" w:themeShade="80"/>
        </w:rPr>
        <w:t xml:space="preserve">) for that specific car? </w:t>
      </w:r>
      <w:commentRangeStart w:id="5"/>
      <w:proofErr w:type="gramStart"/>
      <w:r w:rsidRPr="009E1F42">
        <w:rPr>
          <w:i/>
          <w:color w:val="4F6228" w:themeColor="accent3" w:themeShade="80"/>
        </w:rPr>
        <w:t>Or this a phase 2 feature?</w:t>
      </w:r>
      <w:proofErr w:type="gramEnd"/>
      <w:r w:rsidR="00AB7F89" w:rsidRPr="009E1F42">
        <w:rPr>
          <w:i/>
          <w:color w:val="4F6228" w:themeColor="accent3" w:themeShade="80"/>
        </w:rPr>
        <w:t xml:space="preserve"> </w:t>
      </w:r>
      <w:r w:rsidR="00B559C8" w:rsidRPr="009E1F42">
        <w:rPr>
          <w:i/>
          <w:color w:val="4F6228" w:themeColor="accent3" w:themeShade="80"/>
        </w:rPr>
        <w:t xml:space="preserve"> </w:t>
      </w:r>
      <w:commentRangeEnd w:id="5"/>
      <w:r w:rsidR="00151F0D">
        <w:rPr>
          <w:rStyle w:val="CommentReference"/>
        </w:rPr>
        <w:commentReference w:id="5"/>
      </w:r>
    </w:p>
    <w:p w14:paraId="6BCF7052" w14:textId="351700B5" w:rsidR="00B559C8" w:rsidRDefault="0091708B" w:rsidP="007F36A9">
      <w:pPr>
        <w:pStyle w:val="ListParagraph"/>
        <w:jc w:val="center"/>
      </w:pPr>
      <w:r>
        <w:rPr>
          <w:noProof/>
        </w:rPr>
        <w:drawing>
          <wp:inline distT="0" distB="0" distL="0" distR="0" wp14:anchorId="4E82EEBA" wp14:editId="2BC96E2B">
            <wp:extent cx="1519806" cy="29032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 er up.png"/>
                    <pic:cNvPicPr/>
                  </pic:nvPicPr>
                  <pic:blipFill>
                    <a:blip r:embed="rId13">
                      <a:extLst>
                        <a:ext uri="{28A0092B-C50C-407E-A947-70E740481C1C}">
                          <a14:useLocalDpi xmlns:a14="http://schemas.microsoft.com/office/drawing/2010/main" val="0"/>
                        </a:ext>
                      </a:extLst>
                    </a:blip>
                    <a:stretch>
                      <a:fillRect/>
                    </a:stretch>
                  </pic:blipFill>
                  <pic:spPr>
                    <a:xfrm>
                      <a:off x="0" y="0"/>
                      <a:ext cx="1519681" cy="2902980"/>
                    </a:xfrm>
                    <a:prstGeom prst="rect">
                      <a:avLst/>
                    </a:prstGeom>
                  </pic:spPr>
                </pic:pic>
              </a:graphicData>
            </a:graphic>
          </wp:inline>
        </w:drawing>
      </w:r>
    </w:p>
    <w:p w14:paraId="1014F62C" w14:textId="77777777" w:rsidR="00B559C8" w:rsidRDefault="00B559C8" w:rsidP="00B559C8">
      <w:pPr>
        <w:pStyle w:val="ListParagraph"/>
        <w:ind w:left="1440"/>
      </w:pPr>
    </w:p>
    <w:p w14:paraId="40EA2736" w14:textId="6C4BB320" w:rsidR="00BB140F" w:rsidRDefault="007F4BB0" w:rsidP="00BB140F">
      <w:pPr>
        <w:ind w:left="1440"/>
      </w:pPr>
      <w:r>
        <w:lastRenderedPageBreak/>
        <w:t>If the “Fill ‘</w:t>
      </w:r>
      <w:proofErr w:type="spellStart"/>
      <w:r>
        <w:t>er</w:t>
      </w:r>
      <w:proofErr w:type="spellEnd"/>
      <w:r>
        <w:t xml:space="preserve"> </w:t>
      </w:r>
      <w:proofErr w:type="gramStart"/>
      <w:r>
        <w:t>Up</w:t>
      </w:r>
      <w:proofErr w:type="gramEnd"/>
      <w:r>
        <w:t>” button is selected, the user</w:t>
      </w:r>
      <w:r w:rsidR="00B559C8">
        <w:t xml:space="preserve"> should also be able to en</w:t>
      </w:r>
      <w:r w:rsidR="00BB140F">
        <w:t xml:space="preserve">ter information about a fill-up. The following </w:t>
      </w:r>
      <w:r w:rsidR="001F47BF">
        <w:t xml:space="preserve">data entry </w:t>
      </w:r>
      <w:r w:rsidR="00BB140F">
        <w:t>fields should be offered:</w:t>
      </w:r>
    </w:p>
    <w:p w14:paraId="3DDC87EE" w14:textId="34AFA914" w:rsidR="00BB140F" w:rsidRDefault="00BB140F" w:rsidP="001F47BF">
      <w:pPr>
        <w:spacing w:after="0" w:line="240" w:lineRule="auto"/>
        <w:ind w:left="2160"/>
      </w:pPr>
      <w:r w:rsidRPr="001F47BF">
        <w:rPr>
          <w:b/>
        </w:rPr>
        <w:t xml:space="preserve"># </w:t>
      </w:r>
      <w:proofErr w:type="gramStart"/>
      <w:r w:rsidRPr="001F47BF">
        <w:rPr>
          <w:b/>
        </w:rPr>
        <w:t>of</w:t>
      </w:r>
      <w:proofErr w:type="gramEnd"/>
      <w:r w:rsidRPr="001F47BF">
        <w:rPr>
          <w:b/>
        </w:rPr>
        <w:t xml:space="preserve"> Gals</w:t>
      </w:r>
      <w:r w:rsidR="001F47BF">
        <w:t xml:space="preserve"> (Required)</w:t>
      </w:r>
    </w:p>
    <w:p w14:paraId="51F62F45" w14:textId="55D62C8D" w:rsidR="001F47BF" w:rsidRDefault="00BB140F" w:rsidP="001F47BF">
      <w:pPr>
        <w:spacing w:after="0" w:line="240" w:lineRule="auto"/>
        <w:ind w:left="2160"/>
      </w:pPr>
      <w:r w:rsidRPr="001F47BF">
        <w:rPr>
          <w:b/>
        </w:rPr>
        <w:t>Price per Gal</w:t>
      </w:r>
      <w:r>
        <w:t xml:space="preserve"> </w:t>
      </w:r>
      <w:r w:rsidR="001F47BF">
        <w:t xml:space="preserve"> (Required)</w:t>
      </w:r>
    </w:p>
    <w:p w14:paraId="59DE07A1" w14:textId="2739E3AA" w:rsidR="00BB140F" w:rsidRDefault="00BB140F" w:rsidP="001F47BF">
      <w:pPr>
        <w:spacing w:after="0" w:line="240" w:lineRule="auto"/>
        <w:ind w:left="2160"/>
      </w:pPr>
      <w:commentRangeStart w:id="6"/>
      <w:proofErr w:type="gramStart"/>
      <w:r w:rsidRPr="001F47BF">
        <w:rPr>
          <w:b/>
        </w:rPr>
        <w:t xml:space="preserve">Location </w:t>
      </w:r>
      <w:r>
        <w:t>(optional).</w:t>
      </w:r>
      <w:proofErr w:type="gramEnd"/>
      <w:r>
        <w:t xml:space="preserve"> </w:t>
      </w:r>
      <w:commentRangeEnd w:id="6"/>
      <w:r w:rsidR="00151F0D">
        <w:rPr>
          <w:rStyle w:val="CommentReference"/>
        </w:rPr>
        <w:commentReference w:id="6"/>
      </w:r>
    </w:p>
    <w:p w14:paraId="45B6E612" w14:textId="77777777" w:rsidR="001F47BF" w:rsidRDefault="001F47BF" w:rsidP="001F47BF">
      <w:pPr>
        <w:spacing w:after="0" w:line="240" w:lineRule="auto"/>
        <w:ind w:left="2160"/>
      </w:pPr>
    </w:p>
    <w:p w14:paraId="3267DF1E" w14:textId="2897693F" w:rsidR="004F2908" w:rsidRDefault="004F2908" w:rsidP="00145A20">
      <w:pPr>
        <w:ind w:left="1440"/>
        <w:rPr>
          <w:color w:val="000000" w:themeColor="text1"/>
        </w:rPr>
      </w:pPr>
      <w:r>
        <w:rPr>
          <w:color w:val="000000" w:themeColor="text1"/>
        </w:rPr>
        <w:t xml:space="preserve">Odometer readings should be </w:t>
      </w:r>
      <w:commentRangeStart w:id="7"/>
      <w:r>
        <w:rPr>
          <w:color w:val="000000" w:themeColor="text1"/>
        </w:rPr>
        <w:t>pulled from the Fuse Key</w:t>
      </w:r>
      <w:commentRangeEnd w:id="7"/>
      <w:r w:rsidR="003E0EC9">
        <w:rPr>
          <w:rStyle w:val="CommentReference"/>
        </w:rPr>
        <w:commentReference w:id="7"/>
      </w:r>
      <w:r>
        <w:rPr>
          <w:color w:val="000000" w:themeColor="text1"/>
        </w:rPr>
        <w:t>.</w:t>
      </w:r>
    </w:p>
    <w:p w14:paraId="505787F5" w14:textId="2BE8A68A" w:rsidR="00BB140F" w:rsidRDefault="001F47BF" w:rsidP="00145A20">
      <w:pPr>
        <w:ind w:left="1440"/>
        <w:rPr>
          <w:color w:val="000000" w:themeColor="text1"/>
        </w:rPr>
      </w:pPr>
      <w:r>
        <w:rPr>
          <w:color w:val="000000" w:themeColor="text1"/>
        </w:rPr>
        <w:t>If the user’s Fuse Key records fuel amounts, it should fill in the # of Gals. I</w:t>
      </w:r>
      <w:r w:rsidR="007F4BB0">
        <w:rPr>
          <w:color w:val="000000" w:themeColor="text1"/>
        </w:rPr>
        <w:t>f the key does not, the user</w:t>
      </w:r>
      <w:r>
        <w:rPr>
          <w:color w:val="000000" w:themeColor="text1"/>
        </w:rPr>
        <w:t xml:space="preserve"> should be offered a data </w:t>
      </w:r>
      <w:r w:rsidR="00DB2DB7">
        <w:rPr>
          <w:color w:val="000000" w:themeColor="text1"/>
        </w:rPr>
        <w:t xml:space="preserve">entry </w:t>
      </w:r>
      <w:r>
        <w:rPr>
          <w:color w:val="000000" w:themeColor="text1"/>
        </w:rPr>
        <w:t>field</w:t>
      </w:r>
      <w:r w:rsidR="00DB2DB7">
        <w:rPr>
          <w:color w:val="000000" w:themeColor="text1"/>
        </w:rPr>
        <w:t>.</w:t>
      </w:r>
      <w:r>
        <w:rPr>
          <w:color w:val="000000" w:themeColor="text1"/>
        </w:rPr>
        <w:t xml:space="preserve"> </w:t>
      </w:r>
      <w:r w:rsidRPr="001F47BF">
        <w:rPr>
          <w:color w:val="000000" w:themeColor="text1"/>
        </w:rPr>
        <w:t>Once the required fields are entered, t</w:t>
      </w:r>
      <w:r>
        <w:rPr>
          <w:color w:val="000000" w:themeColor="text1"/>
        </w:rPr>
        <w:t>he system should total the amount the user spent</w:t>
      </w:r>
      <w:r w:rsidRPr="001F47BF">
        <w:rPr>
          <w:color w:val="000000" w:themeColor="text1"/>
        </w:rPr>
        <w:t xml:space="preserve">. </w:t>
      </w:r>
    </w:p>
    <w:p w14:paraId="3DFDAB6B" w14:textId="7AF4C825" w:rsidR="00947314" w:rsidRDefault="00765B92" w:rsidP="00145A20">
      <w:pPr>
        <w:ind w:left="1440"/>
      </w:pPr>
      <w:r>
        <w:t xml:space="preserve">Once at the station, </w:t>
      </w:r>
      <w:r w:rsidR="00947314">
        <w:t>the app should use the smart phone’s GPS</w:t>
      </w:r>
      <w:r w:rsidR="00972BA0">
        <w:t xml:space="preserve"> </w:t>
      </w:r>
      <w:r w:rsidR="00151ABC">
        <w:t xml:space="preserve">or pull from the Fuse Key on opening the feature </w:t>
      </w:r>
      <w:r w:rsidR="00151ABC" w:rsidRPr="00151ABC">
        <w:rPr>
          <w:i/>
          <w:color w:val="4F6228" w:themeColor="accent3" w:themeShade="80"/>
        </w:rPr>
        <w:t>(if that’s possible--</w:t>
      </w:r>
      <w:r w:rsidR="00972BA0" w:rsidRPr="00151ABC">
        <w:rPr>
          <w:i/>
          <w:color w:val="4F6228" w:themeColor="accent3" w:themeShade="80"/>
        </w:rPr>
        <w:t>see Phil’s note below</w:t>
      </w:r>
      <w:r w:rsidR="00972BA0">
        <w:t>)</w:t>
      </w:r>
      <w:r w:rsidR="00947314">
        <w:t xml:space="preserve"> to locate t</w:t>
      </w:r>
      <w:r w:rsidR="00151ABC">
        <w:t>he station</w:t>
      </w:r>
      <w:r w:rsidR="007F4BB0">
        <w:t xml:space="preserve"> and list the name</w:t>
      </w:r>
      <w:r w:rsidR="00947314">
        <w:t xml:space="preserve">. A drop-down box should list any other stations nearby </w:t>
      </w:r>
      <w:r w:rsidR="007F4BB0">
        <w:t xml:space="preserve">(1 mile radius) </w:t>
      </w:r>
      <w:r w:rsidR="00947314">
        <w:t xml:space="preserve">in case the GPS is not dead on. </w:t>
      </w:r>
    </w:p>
    <w:p w14:paraId="72894EAD" w14:textId="6AD2120F" w:rsidR="001F47BF" w:rsidRPr="006A169A" w:rsidRDefault="007F4BB0" w:rsidP="007F4BB0">
      <w:pPr>
        <w:ind w:left="1440"/>
        <w:rPr>
          <w:i/>
          <w:color w:val="4F6228" w:themeColor="accent3" w:themeShade="80"/>
        </w:rPr>
      </w:pPr>
      <w:r w:rsidRPr="006A169A">
        <w:rPr>
          <w:i/>
          <w:color w:val="4F6228" w:themeColor="accent3" w:themeShade="80"/>
        </w:rPr>
        <w:t xml:space="preserve">NOTE from Phil: </w:t>
      </w:r>
      <w:r w:rsidR="001F47BF" w:rsidRPr="006A169A">
        <w:rPr>
          <w:i/>
          <w:color w:val="4F6228" w:themeColor="accent3" w:themeShade="80"/>
        </w:rPr>
        <w:t xml:space="preserve">I’ve noticed on the app we have now that the current station is “right on” about half the time. That might be a function of the API we have access to. We’re also relying on the Fuse device GPS data </w:t>
      </w:r>
      <w:proofErr w:type="gramStart"/>
      <w:r w:rsidR="001F47BF" w:rsidRPr="006A169A">
        <w:rPr>
          <w:i/>
          <w:color w:val="4F6228" w:themeColor="accent3" w:themeShade="80"/>
        </w:rPr>
        <w:t>which</w:t>
      </w:r>
      <w:proofErr w:type="gramEnd"/>
      <w:r w:rsidR="001F47BF" w:rsidRPr="006A169A">
        <w:rPr>
          <w:i/>
          <w:color w:val="4F6228" w:themeColor="accent3" w:themeShade="80"/>
        </w:rPr>
        <w:t xml:space="preserve"> might not be “current” in the prototype app. Experimentation needed here. Certainly when we open the Fuse app to the fueling option, we ought to update the location before placing the vehicle at a station. </w:t>
      </w:r>
    </w:p>
    <w:p w14:paraId="4720C460" w14:textId="4F1A6D6B" w:rsidR="00151ABC" w:rsidRPr="00151ABC" w:rsidRDefault="00151ABC" w:rsidP="007F4BB0">
      <w:pPr>
        <w:ind w:left="1440"/>
        <w:rPr>
          <w:i/>
          <w:color w:val="4F6228" w:themeColor="accent3" w:themeShade="80"/>
        </w:rPr>
      </w:pPr>
      <w:r w:rsidRPr="00151ABC">
        <w:rPr>
          <w:i/>
          <w:color w:val="4F6228" w:themeColor="accent3" w:themeShade="80"/>
        </w:rPr>
        <w:t>?? Which solution will give the user the most accurate location information?</w:t>
      </w:r>
    </w:p>
    <w:p w14:paraId="560A9338" w14:textId="1BAF303D" w:rsidR="007D6906" w:rsidRDefault="007D6906" w:rsidP="00145A20">
      <w:pPr>
        <w:ind w:left="1440"/>
      </w:pPr>
      <w:commentRangeStart w:id="8"/>
      <w:r>
        <w:t xml:space="preserve">Any fuel-related events that the system can see should be logged in the car calendar automatically (like adjusting tire pressure, use of cruise control, weather once we can pull it). </w:t>
      </w:r>
      <w:r w:rsidR="00151ABC">
        <w:t xml:space="preserve"> </w:t>
      </w:r>
      <w:r w:rsidR="00151ABC" w:rsidRPr="00151ABC">
        <w:rPr>
          <w:i/>
          <w:color w:val="4F6228" w:themeColor="accent3" w:themeShade="80"/>
        </w:rPr>
        <w:t>?? Should weather be Phase 2? Or is it a fairly simple task?</w:t>
      </w:r>
      <w:commentRangeEnd w:id="8"/>
      <w:r w:rsidR="003E0EC9">
        <w:rPr>
          <w:rStyle w:val="CommentReference"/>
        </w:rPr>
        <w:commentReference w:id="8"/>
      </w:r>
    </w:p>
    <w:p w14:paraId="6EBEB152" w14:textId="75335924" w:rsidR="00B559C8" w:rsidRDefault="00972BA0" w:rsidP="00145A20">
      <w:pPr>
        <w:ind w:left="1440"/>
      </w:pPr>
      <w:commentRangeStart w:id="9"/>
      <w:r>
        <w:t xml:space="preserve">For those cars that share fuel </w:t>
      </w:r>
      <w:r w:rsidR="00151ABC">
        <w:t>level data</w:t>
      </w:r>
      <w:r>
        <w:t>, t</w:t>
      </w:r>
      <w:r w:rsidR="00B559C8">
        <w:t>he app should reco</w:t>
      </w:r>
      <w:r>
        <w:t xml:space="preserve">rd exactly how much gas was put in the tank </w:t>
      </w:r>
      <w:r w:rsidR="00B559C8">
        <w:t>and auto-enter that amount for averaging purposes</w:t>
      </w:r>
      <w:commentRangeEnd w:id="9"/>
      <w:r w:rsidR="003E0EC9">
        <w:rPr>
          <w:rStyle w:val="CommentReference"/>
        </w:rPr>
        <w:commentReference w:id="9"/>
      </w:r>
      <w:r w:rsidR="00765B92">
        <w:t xml:space="preserve"> </w:t>
      </w:r>
      <w:r w:rsidR="00765B92" w:rsidRPr="003D08C9">
        <w:rPr>
          <w:i/>
          <w:color w:val="4F6228" w:themeColor="accent3" w:themeShade="80"/>
        </w:rPr>
        <w:t xml:space="preserve">(I’m assuming this can only happen after the car is started. Also, I’m assuming </w:t>
      </w:r>
      <w:commentRangeStart w:id="10"/>
      <w:r w:rsidR="00765B92" w:rsidRPr="003D08C9">
        <w:rPr>
          <w:i/>
          <w:color w:val="4F6228" w:themeColor="accent3" w:themeShade="80"/>
        </w:rPr>
        <w:t>we are using a FIFO algorithm for tracking costs</w:t>
      </w:r>
      <w:commentRangeEnd w:id="10"/>
      <w:r w:rsidR="003E0EC9">
        <w:rPr>
          <w:rStyle w:val="CommentReference"/>
        </w:rPr>
        <w:commentReference w:id="10"/>
      </w:r>
      <w:r w:rsidR="00151ABC" w:rsidRPr="003D08C9">
        <w:rPr>
          <w:i/>
          <w:color w:val="4F6228" w:themeColor="accent3" w:themeShade="80"/>
        </w:rPr>
        <w:t>. Please correct me if I’m wrong</w:t>
      </w:r>
      <w:r w:rsidR="00765B92" w:rsidRPr="003D08C9">
        <w:rPr>
          <w:i/>
          <w:color w:val="4F6228" w:themeColor="accent3" w:themeShade="80"/>
        </w:rPr>
        <w:t>)</w:t>
      </w:r>
      <w:r w:rsidR="00B559C8" w:rsidRPr="003D08C9">
        <w:rPr>
          <w:i/>
        </w:rPr>
        <w:t>.</w:t>
      </w:r>
      <w:r w:rsidR="00B559C8">
        <w:t xml:space="preserve"> The icon showing the tank</w:t>
      </w:r>
      <w:r w:rsidR="00765B92">
        <w:t xml:space="preserve"> level should adjust accordingly</w:t>
      </w:r>
      <w:r w:rsidR="00B559C8">
        <w:t xml:space="preserve">. </w:t>
      </w:r>
    </w:p>
    <w:p w14:paraId="24A578CC" w14:textId="53799E97" w:rsidR="00765B92" w:rsidRDefault="00B559C8" w:rsidP="00145A20">
      <w:pPr>
        <w:ind w:left="1440"/>
      </w:pPr>
      <w:commentRangeStart w:id="11"/>
      <w:r>
        <w:t>On the same screen, the user</w:t>
      </w:r>
      <w:r w:rsidR="00972BA0">
        <w:t xml:space="preserve"> should be offered a link to available</w:t>
      </w:r>
      <w:r>
        <w:t xml:space="preserve"> promo</w:t>
      </w:r>
      <w:r w:rsidR="00972BA0">
        <w:t>s.</w:t>
      </w:r>
      <w:r>
        <w:t xml:space="preserve"> </w:t>
      </w:r>
      <w:r w:rsidR="00972BA0">
        <w:t>Clicking on the</w:t>
      </w:r>
      <w:r w:rsidR="00765B92">
        <w:t xml:space="preserve"> link should open </w:t>
      </w:r>
      <w:r>
        <w:t>any needed rules or images/bar codes for redempti</w:t>
      </w:r>
      <w:r w:rsidR="00972BA0">
        <w:t xml:space="preserve">on. </w:t>
      </w:r>
      <w:r w:rsidR="00765B92">
        <w:t xml:space="preserve"> </w:t>
      </w:r>
      <w:commentRangeEnd w:id="11"/>
      <w:r w:rsidR="003E0EC9">
        <w:rPr>
          <w:rStyle w:val="CommentReference"/>
        </w:rPr>
        <w:commentReference w:id="11"/>
      </w:r>
    </w:p>
    <w:p w14:paraId="7B17F40F" w14:textId="6A5C2ECC" w:rsidR="007F36A9" w:rsidRDefault="005F7238" w:rsidP="00145A20">
      <w:pPr>
        <w:ind w:left="1440"/>
      </w:pPr>
      <w:r>
        <w:t>Once the user clicks “Submit,” t</w:t>
      </w:r>
      <w:r w:rsidR="007F36A9">
        <w:t>he fill-up should be date and time stamped and pushed to the Car calendar.</w:t>
      </w:r>
    </w:p>
    <w:p w14:paraId="15975D00" w14:textId="77777777" w:rsidR="00CB4C76" w:rsidRPr="0020042C" w:rsidRDefault="00234168" w:rsidP="009E0A10">
      <w:pPr>
        <w:pStyle w:val="ListParagraph"/>
        <w:numPr>
          <w:ilvl w:val="0"/>
          <w:numId w:val="12"/>
        </w:numPr>
        <w:rPr>
          <w:b/>
        </w:rPr>
      </w:pPr>
      <w:r w:rsidRPr="0020042C">
        <w:rPr>
          <w:b/>
        </w:rPr>
        <w:t>Trip T</w:t>
      </w:r>
      <w:r w:rsidR="00CB4C76" w:rsidRPr="0020042C">
        <w:rPr>
          <w:b/>
        </w:rPr>
        <w:t xml:space="preserve">ool </w:t>
      </w:r>
    </w:p>
    <w:p w14:paraId="2E667EFF" w14:textId="0AD60D40" w:rsidR="000F0771" w:rsidRPr="000F0771" w:rsidRDefault="000F0771" w:rsidP="00145A20">
      <w:pPr>
        <w:ind w:left="1440"/>
      </w:pPr>
      <w:r>
        <w:t xml:space="preserve">For Tip Tools, we should leverage the existing </w:t>
      </w:r>
      <w:r w:rsidRPr="000F0771">
        <w:t>func</w:t>
      </w:r>
      <w:r>
        <w:t>tionality, adding the following:</w:t>
      </w:r>
    </w:p>
    <w:p w14:paraId="6AD77C19" w14:textId="77777777" w:rsidR="00CC7DDD" w:rsidRPr="00F475A5" w:rsidRDefault="0054345C" w:rsidP="00145A20">
      <w:pPr>
        <w:ind w:left="1440"/>
        <w:rPr>
          <w:b/>
        </w:rPr>
      </w:pPr>
      <w:r w:rsidRPr="00F475A5">
        <w:rPr>
          <w:b/>
        </w:rPr>
        <w:lastRenderedPageBreak/>
        <w:t xml:space="preserve">Aggregate view for all </w:t>
      </w:r>
      <w:commentRangeStart w:id="12"/>
      <w:r w:rsidRPr="00F475A5">
        <w:rPr>
          <w:b/>
        </w:rPr>
        <w:t xml:space="preserve">mileage </w:t>
      </w:r>
      <w:commentRangeEnd w:id="12"/>
      <w:r w:rsidR="003E0EC9">
        <w:rPr>
          <w:rStyle w:val="CommentReference"/>
        </w:rPr>
        <w:commentReference w:id="12"/>
      </w:r>
    </w:p>
    <w:p w14:paraId="1CC1D9D6" w14:textId="6809CB01" w:rsidR="00C362AF" w:rsidRDefault="0054345C" w:rsidP="00145A20">
      <w:pPr>
        <w:ind w:left="1440"/>
      </w:pPr>
      <w:r>
        <w:t>When the user opens the Trip/</w:t>
      </w:r>
      <w:del w:id="13" w:author="Phillip Windley" w:date="2014-02-05T13:50:00Z">
        <w:r w:rsidDel="003E0EC9">
          <w:delText xml:space="preserve">Mileage </w:delText>
        </w:r>
      </w:del>
      <w:ins w:id="14" w:author="Phillip Windley" w:date="2014-02-05T13:50:00Z">
        <w:r w:rsidR="003E0EC9">
          <w:t xml:space="preserve">Miles </w:t>
        </w:r>
      </w:ins>
      <w:r>
        <w:t xml:space="preserve">tool, like the Gas feature, they should see a rolled up view of their fleet by a date range. (Default to current month-to-date). </w:t>
      </w:r>
      <w:r w:rsidR="009614C4">
        <w:t xml:space="preserve">As in the Gas section, they should be able to </w:t>
      </w:r>
      <w:commentRangeStart w:id="15"/>
      <w:r w:rsidR="009614C4">
        <w:t>change the date range at will</w:t>
      </w:r>
      <w:commentRangeEnd w:id="15"/>
      <w:r w:rsidR="003E0EC9">
        <w:rPr>
          <w:rStyle w:val="CommentReference"/>
        </w:rPr>
        <w:commentReference w:id="15"/>
      </w:r>
      <w:r w:rsidR="009614C4">
        <w:t>.</w:t>
      </w:r>
      <w:r w:rsidR="001458AF">
        <w:rPr>
          <w:noProof/>
        </w:rPr>
        <w:drawing>
          <wp:inline distT="0" distB="0" distL="0" distR="0" wp14:anchorId="22C2191C" wp14:editId="0BDFD064">
            <wp:extent cx="4892326" cy="33451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 Tools.png"/>
                    <pic:cNvPicPr/>
                  </pic:nvPicPr>
                  <pic:blipFill>
                    <a:blip r:embed="rId14">
                      <a:extLst>
                        <a:ext uri="{28A0092B-C50C-407E-A947-70E740481C1C}">
                          <a14:useLocalDpi xmlns:a14="http://schemas.microsoft.com/office/drawing/2010/main" val="0"/>
                        </a:ext>
                      </a:extLst>
                    </a:blip>
                    <a:stretch>
                      <a:fillRect/>
                    </a:stretch>
                  </pic:blipFill>
                  <pic:spPr>
                    <a:xfrm>
                      <a:off x="0" y="0"/>
                      <a:ext cx="4895386" cy="3347272"/>
                    </a:xfrm>
                    <a:prstGeom prst="rect">
                      <a:avLst/>
                    </a:prstGeom>
                  </pic:spPr>
                </pic:pic>
              </a:graphicData>
            </a:graphic>
          </wp:inline>
        </w:drawing>
      </w:r>
    </w:p>
    <w:p w14:paraId="25E7F076" w14:textId="77777777" w:rsidR="000F0771" w:rsidRDefault="0054345C" w:rsidP="00145A20">
      <w:pPr>
        <w:ind w:left="1440"/>
      </w:pPr>
      <w:r>
        <w:t>Once the user selects an individual car, the</w:t>
      </w:r>
      <w:r w:rsidR="009614C4">
        <w:t>y</w:t>
      </w:r>
      <w:r>
        <w:t xml:space="preserve"> should be offered the </w:t>
      </w:r>
      <w:r w:rsidR="000F0771">
        <w:t>list of trips for that date range</w:t>
      </w:r>
      <w:r>
        <w:t xml:space="preserve">. </w:t>
      </w:r>
      <w:r w:rsidR="009614C4">
        <w:t>Arrows on either side of the date range should allow them to move through lists of trips</w:t>
      </w:r>
      <w:r w:rsidR="009D7FC7">
        <w:t xml:space="preserve"> associated with the previous months</w:t>
      </w:r>
      <w:r w:rsidR="009614C4">
        <w:t>. A calendar view should also be available, with selection and previous month features.</w:t>
      </w:r>
    </w:p>
    <w:p w14:paraId="0BF1927B" w14:textId="77777777" w:rsidR="000F0771" w:rsidRPr="000F0771" w:rsidRDefault="000F0771" w:rsidP="00145A20">
      <w:pPr>
        <w:ind w:left="1440"/>
        <w:rPr>
          <w:b/>
        </w:rPr>
      </w:pPr>
      <w:r w:rsidRPr="000F0771">
        <w:rPr>
          <w:b/>
        </w:rPr>
        <w:t>Totals:</w:t>
      </w:r>
    </w:p>
    <w:p w14:paraId="69914948" w14:textId="3ECF50F1" w:rsidR="0054345C" w:rsidRDefault="000F0771" w:rsidP="00145A20">
      <w:pPr>
        <w:ind w:left="1440"/>
      </w:pPr>
      <w:r>
        <w:t>Add a totals section for that car at the top of the screen.</w:t>
      </w:r>
      <w:r w:rsidR="009614C4">
        <w:t xml:space="preserve"> </w:t>
      </w:r>
    </w:p>
    <w:p w14:paraId="18A698D5" w14:textId="5D46656D" w:rsidR="00275AF6" w:rsidRDefault="00275AF6" w:rsidP="00F475A5">
      <w:pPr>
        <w:ind w:left="1440"/>
        <w:rPr>
          <w:b/>
        </w:rPr>
      </w:pPr>
      <w:r>
        <w:rPr>
          <w:b/>
        </w:rPr>
        <w:t>Trip Names &amp; Categories</w:t>
      </w:r>
    </w:p>
    <w:p w14:paraId="326109A4" w14:textId="5DB7811E" w:rsidR="000F0771" w:rsidRDefault="000F0771" w:rsidP="00275AF6">
      <w:pPr>
        <w:pStyle w:val="CommentText"/>
        <w:ind w:left="1440"/>
        <w:rPr>
          <w:sz w:val="22"/>
        </w:rPr>
      </w:pPr>
      <w:r>
        <w:rPr>
          <w:sz w:val="22"/>
        </w:rPr>
        <w:t xml:space="preserve">By clicking on the Arrow button, the user should be able to see the detail of the trip (like it works now) with the ability to name the trip. </w:t>
      </w:r>
      <w:commentRangeStart w:id="16"/>
      <w:r>
        <w:rPr>
          <w:sz w:val="22"/>
        </w:rPr>
        <w:t xml:space="preserve">The app should then default that name for that trip going forward. </w:t>
      </w:r>
      <w:commentRangeEnd w:id="16"/>
      <w:r w:rsidR="00BD40DD">
        <w:rPr>
          <w:rStyle w:val="CommentReference"/>
        </w:rPr>
        <w:commentReference w:id="16"/>
      </w:r>
    </w:p>
    <w:p w14:paraId="535704CE" w14:textId="3C2249CA" w:rsidR="000F0771" w:rsidRDefault="000F0771" w:rsidP="00275AF6">
      <w:pPr>
        <w:pStyle w:val="CommentText"/>
        <w:ind w:left="1440"/>
        <w:rPr>
          <w:sz w:val="22"/>
        </w:rPr>
      </w:pPr>
      <w:r>
        <w:rPr>
          <w:sz w:val="22"/>
        </w:rPr>
        <w:t>In addition, the detail screen should offer a “Category” l</w:t>
      </w:r>
      <w:r w:rsidR="00FA1AA9">
        <w:rPr>
          <w:sz w:val="22"/>
        </w:rPr>
        <w:t>abel with a drop down of pre-ad</w:t>
      </w:r>
      <w:r>
        <w:rPr>
          <w:sz w:val="22"/>
        </w:rPr>
        <w:t>ded categories:</w:t>
      </w:r>
    </w:p>
    <w:p w14:paraId="1160BE6A" w14:textId="77777777" w:rsidR="000F0771" w:rsidRDefault="000F0771" w:rsidP="000F0771">
      <w:pPr>
        <w:pStyle w:val="CommentText"/>
        <w:numPr>
          <w:ilvl w:val="0"/>
          <w:numId w:val="38"/>
        </w:numPr>
        <w:spacing w:after="0"/>
        <w:contextualSpacing/>
        <w:rPr>
          <w:sz w:val="22"/>
        </w:rPr>
      </w:pPr>
      <w:r>
        <w:rPr>
          <w:sz w:val="22"/>
        </w:rPr>
        <w:t>Business</w:t>
      </w:r>
    </w:p>
    <w:p w14:paraId="4DE1B8FC" w14:textId="77777777" w:rsidR="000F0771" w:rsidRDefault="000F0771" w:rsidP="000F0771">
      <w:pPr>
        <w:pStyle w:val="CommentText"/>
        <w:numPr>
          <w:ilvl w:val="0"/>
          <w:numId w:val="38"/>
        </w:numPr>
        <w:spacing w:after="0"/>
        <w:contextualSpacing/>
        <w:rPr>
          <w:sz w:val="22"/>
        </w:rPr>
      </w:pPr>
      <w:r>
        <w:rPr>
          <w:sz w:val="22"/>
        </w:rPr>
        <w:t xml:space="preserve">Medical </w:t>
      </w:r>
    </w:p>
    <w:p w14:paraId="149E9477" w14:textId="77777777" w:rsidR="000F0771" w:rsidRDefault="00275AF6" w:rsidP="000F0771">
      <w:pPr>
        <w:pStyle w:val="CommentText"/>
        <w:numPr>
          <w:ilvl w:val="0"/>
          <w:numId w:val="38"/>
        </w:numPr>
        <w:spacing w:after="0"/>
        <w:contextualSpacing/>
        <w:rPr>
          <w:sz w:val="22"/>
        </w:rPr>
      </w:pPr>
      <w:r w:rsidRPr="00275AF6">
        <w:rPr>
          <w:sz w:val="22"/>
        </w:rPr>
        <w:t>Moving</w:t>
      </w:r>
    </w:p>
    <w:p w14:paraId="70ADDC50" w14:textId="55AE46E3" w:rsidR="00275AF6" w:rsidRDefault="000F0771" w:rsidP="000F0771">
      <w:pPr>
        <w:pStyle w:val="CommentText"/>
        <w:numPr>
          <w:ilvl w:val="0"/>
          <w:numId w:val="38"/>
        </w:numPr>
        <w:spacing w:after="0"/>
        <w:contextualSpacing/>
        <w:rPr>
          <w:sz w:val="22"/>
        </w:rPr>
      </w:pPr>
      <w:r>
        <w:rPr>
          <w:sz w:val="22"/>
        </w:rPr>
        <w:t>Charitable</w:t>
      </w:r>
    </w:p>
    <w:p w14:paraId="76E52D40" w14:textId="5105D6AD" w:rsidR="000F0771" w:rsidRDefault="000F0771" w:rsidP="000F0771">
      <w:pPr>
        <w:pStyle w:val="CommentText"/>
        <w:numPr>
          <w:ilvl w:val="0"/>
          <w:numId w:val="38"/>
        </w:numPr>
        <w:spacing w:after="100" w:afterAutospacing="1"/>
        <w:contextualSpacing/>
        <w:rPr>
          <w:sz w:val="22"/>
        </w:rPr>
      </w:pPr>
      <w:r>
        <w:rPr>
          <w:sz w:val="22"/>
        </w:rPr>
        <w:lastRenderedPageBreak/>
        <w:t>Other</w:t>
      </w:r>
    </w:p>
    <w:p w14:paraId="1F9AE051" w14:textId="77777777" w:rsidR="000F0771" w:rsidRDefault="000F0771" w:rsidP="000F0771">
      <w:pPr>
        <w:pStyle w:val="CommentText"/>
        <w:spacing w:after="100" w:afterAutospacing="1"/>
        <w:contextualSpacing/>
        <w:rPr>
          <w:sz w:val="22"/>
        </w:rPr>
      </w:pPr>
    </w:p>
    <w:p w14:paraId="139C5507" w14:textId="2F79BD5A" w:rsidR="000F0771" w:rsidRDefault="000F0771" w:rsidP="009E1F42">
      <w:pPr>
        <w:pStyle w:val="CommentText"/>
        <w:spacing w:after="100" w:afterAutospacing="1"/>
        <w:ind w:left="1440"/>
        <w:contextualSpacing/>
        <w:rPr>
          <w:sz w:val="22"/>
        </w:rPr>
      </w:pPr>
      <w:r>
        <w:rPr>
          <w:sz w:val="22"/>
        </w:rPr>
        <w:t>If the user chooses “Other,” a data entry field should open and allow the user to enter a</w:t>
      </w:r>
      <w:r w:rsidR="009E1F42">
        <w:rPr>
          <w:sz w:val="22"/>
        </w:rPr>
        <w:t xml:space="preserve"> new category for the list</w:t>
      </w:r>
      <w:r>
        <w:rPr>
          <w:sz w:val="22"/>
        </w:rPr>
        <w:t xml:space="preserve"> on the fly.  A feature to manage this list should be offered in the </w:t>
      </w:r>
      <w:r w:rsidR="009E1F42">
        <w:rPr>
          <w:sz w:val="22"/>
        </w:rPr>
        <w:t xml:space="preserve">Drop Down </w:t>
      </w:r>
      <w:r>
        <w:rPr>
          <w:sz w:val="22"/>
        </w:rPr>
        <w:t>Settings menu.</w:t>
      </w:r>
    </w:p>
    <w:p w14:paraId="5AF75AE9" w14:textId="77777777" w:rsidR="000F0771" w:rsidRDefault="000F0771" w:rsidP="000F0771">
      <w:pPr>
        <w:pStyle w:val="CommentText"/>
        <w:spacing w:after="100" w:afterAutospacing="1"/>
        <w:ind w:left="1440"/>
        <w:contextualSpacing/>
        <w:rPr>
          <w:sz w:val="22"/>
        </w:rPr>
      </w:pPr>
    </w:p>
    <w:p w14:paraId="2C44E667" w14:textId="0A75989D" w:rsidR="000F0771" w:rsidRPr="00FA1AA9" w:rsidRDefault="000F0771" w:rsidP="000F0771">
      <w:pPr>
        <w:pStyle w:val="CommentText"/>
        <w:spacing w:after="100" w:afterAutospacing="1"/>
        <w:ind w:left="1440"/>
        <w:contextualSpacing/>
        <w:rPr>
          <w:b/>
          <w:i/>
          <w:color w:val="4F6228" w:themeColor="accent3" w:themeShade="80"/>
        </w:rPr>
      </w:pPr>
      <w:r>
        <w:rPr>
          <w:sz w:val="22"/>
        </w:rPr>
        <w:t xml:space="preserve">Like the Trip Name, when a user chooses a category for a trip, that should remain the default for that trip until they change it. </w:t>
      </w:r>
      <w:r w:rsidR="00FA1AA9">
        <w:rPr>
          <w:sz w:val="22"/>
        </w:rPr>
        <w:t xml:space="preserve">Categories should be visually different from Trip Names so they are easy to see </w:t>
      </w:r>
      <w:r w:rsidR="00FA1AA9" w:rsidRPr="00FA1AA9">
        <w:rPr>
          <w:i/>
          <w:color w:val="4F6228" w:themeColor="accent3" w:themeShade="80"/>
          <w:sz w:val="22"/>
        </w:rPr>
        <w:t xml:space="preserve">(bold, color, etc. Danny will need to decide what looks best). </w:t>
      </w:r>
    </w:p>
    <w:p w14:paraId="3F336E7E" w14:textId="77777777" w:rsidR="0054345C" w:rsidRPr="00F475A5" w:rsidRDefault="009614C4" w:rsidP="000F0771">
      <w:pPr>
        <w:spacing w:after="100" w:afterAutospacing="1"/>
        <w:ind w:left="1440"/>
        <w:contextualSpacing/>
        <w:rPr>
          <w:b/>
        </w:rPr>
      </w:pPr>
      <w:r w:rsidRPr="00F475A5">
        <w:rPr>
          <w:b/>
        </w:rPr>
        <w:t>Export Trip Data</w:t>
      </w:r>
    </w:p>
    <w:p w14:paraId="3322B609" w14:textId="6D353B3D" w:rsidR="009614C4" w:rsidRDefault="009614C4" w:rsidP="000F0771">
      <w:pPr>
        <w:spacing w:after="100" w:afterAutospacing="1"/>
        <w:ind w:left="1440"/>
        <w:contextualSpacing/>
      </w:pPr>
      <w:r>
        <w:t xml:space="preserve">The Trips tool </w:t>
      </w:r>
      <w:r w:rsidR="007E58BC">
        <w:t xml:space="preserve">should </w:t>
      </w:r>
      <w:r>
        <w:t xml:space="preserve">offer a mileage export feature that allows the user to choose a </w:t>
      </w:r>
      <w:r w:rsidR="00C362AF">
        <w:t>date range, all cars or an individual car</w:t>
      </w:r>
      <w:r>
        <w:t>, then export that data to a .</w:t>
      </w:r>
      <w:proofErr w:type="spellStart"/>
      <w:r>
        <w:t>csv</w:t>
      </w:r>
      <w:proofErr w:type="spellEnd"/>
      <w:r>
        <w:t xml:space="preserve"> file </w:t>
      </w:r>
      <w:r w:rsidR="00C362AF">
        <w:t xml:space="preserve">and email it </w:t>
      </w:r>
      <w:r>
        <w:t>to a designated receiver (themselves, their CPA).</w:t>
      </w:r>
    </w:p>
    <w:p w14:paraId="55AE3E13" w14:textId="304EE211" w:rsidR="009614C4" w:rsidRDefault="009614C4" w:rsidP="00AF7B56">
      <w:pPr>
        <w:pStyle w:val="ListParagraph"/>
        <w:numPr>
          <w:ilvl w:val="3"/>
          <w:numId w:val="9"/>
        </w:numPr>
        <w:ind w:left="2340"/>
      </w:pPr>
      <w:r>
        <w:t xml:space="preserve">The </w:t>
      </w:r>
      <w:proofErr w:type="gramStart"/>
      <w:r>
        <w:t xml:space="preserve">data </w:t>
      </w:r>
      <w:r w:rsidR="00826462">
        <w:t xml:space="preserve"> </w:t>
      </w:r>
      <w:r>
        <w:t>exported</w:t>
      </w:r>
      <w:proofErr w:type="gramEnd"/>
      <w:r>
        <w:t xml:space="preserve"> should include:</w:t>
      </w:r>
    </w:p>
    <w:p w14:paraId="442FFE95" w14:textId="77777777" w:rsidR="006C6965" w:rsidRDefault="009614C4" w:rsidP="00AF7B56">
      <w:pPr>
        <w:pStyle w:val="ListParagraph"/>
        <w:numPr>
          <w:ilvl w:val="4"/>
          <w:numId w:val="9"/>
        </w:numPr>
        <w:ind w:left="3060"/>
      </w:pPr>
      <w:r>
        <w:t>Date</w:t>
      </w:r>
      <w:r w:rsidR="006C6965">
        <w:t>s</w:t>
      </w:r>
    </w:p>
    <w:p w14:paraId="189051B2" w14:textId="2B8AEF5E" w:rsidR="009614C4" w:rsidRDefault="006C6965" w:rsidP="00AF7B56">
      <w:pPr>
        <w:pStyle w:val="ListParagraph"/>
        <w:numPr>
          <w:ilvl w:val="4"/>
          <w:numId w:val="9"/>
        </w:numPr>
        <w:ind w:left="3060"/>
      </w:pPr>
      <w:r>
        <w:t>T</w:t>
      </w:r>
      <w:r w:rsidR="00857282">
        <w:t>imes</w:t>
      </w:r>
    </w:p>
    <w:p w14:paraId="739AD7A0" w14:textId="77777777" w:rsidR="009614C4" w:rsidRDefault="009614C4" w:rsidP="00AF7B56">
      <w:pPr>
        <w:pStyle w:val="ListParagraph"/>
        <w:numPr>
          <w:ilvl w:val="4"/>
          <w:numId w:val="9"/>
        </w:numPr>
        <w:ind w:left="3060"/>
      </w:pPr>
      <w:r>
        <w:t>Stop/start locations</w:t>
      </w:r>
    </w:p>
    <w:p w14:paraId="164F1DA6" w14:textId="77777777" w:rsidR="009614C4" w:rsidRDefault="009614C4" w:rsidP="00AF7B56">
      <w:pPr>
        <w:pStyle w:val="ListParagraph"/>
        <w:numPr>
          <w:ilvl w:val="4"/>
          <w:numId w:val="9"/>
        </w:numPr>
        <w:ind w:left="3060"/>
      </w:pPr>
      <w:r>
        <w:t>Miles for each leg</w:t>
      </w:r>
    </w:p>
    <w:p w14:paraId="74311AFB" w14:textId="77777777" w:rsidR="009614C4" w:rsidRDefault="00857282" w:rsidP="00AF7B56">
      <w:pPr>
        <w:pStyle w:val="ListParagraph"/>
        <w:numPr>
          <w:ilvl w:val="4"/>
          <w:numId w:val="9"/>
        </w:numPr>
        <w:ind w:left="3060"/>
      </w:pPr>
      <w:r>
        <w:t>Total miles for date</w:t>
      </w:r>
      <w:r w:rsidR="009614C4">
        <w:t xml:space="preserve"> range</w:t>
      </w:r>
    </w:p>
    <w:p w14:paraId="0C0DBE32" w14:textId="45521210" w:rsidR="006C6965" w:rsidRDefault="006C6965" w:rsidP="00AF7B56">
      <w:pPr>
        <w:pStyle w:val="ListParagraph"/>
        <w:numPr>
          <w:ilvl w:val="4"/>
          <w:numId w:val="9"/>
        </w:numPr>
        <w:ind w:left="3060"/>
      </w:pPr>
      <w:r>
        <w:t>Total Cost</w:t>
      </w:r>
    </w:p>
    <w:p w14:paraId="06464C40" w14:textId="470A1092" w:rsidR="006C6965" w:rsidRDefault="006C6965" w:rsidP="00AF7B56">
      <w:pPr>
        <w:pStyle w:val="ListParagraph"/>
        <w:numPr>
          <w:ilvl w:val="4"/>
          <w:numId w:val="9"/>
        </w:numPr>
        <w:ind w:left="3060"/>
      </w:pPr>
      <w:r>
        <w:t>Individual Trip Cost</w:t>
      </w:r>
    </w:p>
    <w:p w14:paraId="4018CEAA" w14:textId="256221BD" w:rsidR="00FA0B57" w:rsidRDefault="006C6965" w:rsidP="00AF7B56">
      <w:pPr>
        <w:pStyle w:val="ListParagraph"/>
        <w:numPr>
          <w:ilvl w:val="4"/>
          <w:numId w:val="9"/>
        </w:numPr>
        <w:ind w:left="3060"/>
      </w:pPr>
      <w:r>
        <w:t>T</w:t>
      </w:r>
      <w:r w:rsidR="00FA0B57">
        <w:t>rip name</w:t>
      </w:r>
    </w:p>
    <w:p w14:paraId="12BD3943" w14:textId="7EF4FCF7" w:rsidR="00FA0B57" w:rsidRDefault="006C6965" w:rsidP="00AF7B56">
      <w:pPr>
        <w:pStyle w:val="ListParagraph"/>
        <w:numPr>
          <w:ilvl w:val="4"/>
          <w:numId w:val="9"/>
        </w:numPr>
        <w:ind w:left="3060"/>
      </w:pPr>
      <w:r>
        <w:t>C</w:t>
      </w:r>
      <w:r w:rsidR="00FA0B57">
        <w:t>ategory</w:t>
      </w:r>
    </w:p>
    <w:p w14:paraId="41B39E27" w14:textId="77C965DD" w:rsidR="00FA0B57" w:rsidRDefault="006C6965" w:rsidP="00AF7B56">
      <w:pPr>
        <w:pStyle w:val="ListParagraph"/>
        <w:numPr>
          <w:ilvl w:val="4"/>
          <w:numId w:val="9"/>
        </w:numPr>
        <w:ind w:left="3060"/>
      </w:pPr>
      <w:r>
        <w:t>P</w:t>
      </w:r>
      <w:r w:rsidR="00FA0B57">
        <w:t>rimary driver</w:t>
      </w:r>
    </w:p>
    <w:p w14:paraId="1DAC6899" w14:textId="3EC661D2" w:rsidR="00E723B5" w:rsidRDefault="006C6965" w:rsidP="00E723B5">
      <w:pPr>
        <w:pStyle w:val="ListParagraph"/>
        <w:numPr>
          <w:ilvl w:val="4"/>
          <w:numId w:val="9"/>
        </w:numPr>
        <w:ind w:left="3060"/>
      </w:pPr>
      <w:r>
        <w:t>V</w:t>
      </w:r>
      <w:r w:rsidR="00E723B5">
        <w:t>ehicle</w:t>
      </w:r>
    </w:p>
    <w:p w14:paraId="27FC473F" w14:textId="6E0CB2E5" w:rsidR="00E723B5" w:rsidRPr="0084550A" w:rsidRDefault="00E723B5" w:rsidP="00E723B5">
      <w:pPr>
        <w:pStyle w:val="CommentText"/>
        <w:ind w:left="1440"/>
        <w:rPr>
          <w:i/>
          <w:color w:val="4F6228" w:themeColor="accent3" w:themeShade="80"/>
          <w:sz w:val="22"/>
          <w:szCs w:val="22"/>
        </w:rPr>
      </w:pPr>
      <w:r w:rsidRPr="0084550A">
        <w:rPr>
          <w:i/>
          <w:color w:val="4F6228" w:themeColor="accent3" w:themeShade="80"/>
          <w:sz w:val="22"/>
          <w:szCs w:val="22"/>
        </w:rPr>
        <w:t xml:space="preserve">Chris’ Note: We can get some help around the definition of this report from </w:t>
      </w:r>
      <w:proofErr w:type="spellStart"/>
      <w:r w:rsidRPr="0084550A">
        <w:rPr>
          <w:i/>
          <w:color w:val="4F6228" w:themeColor="accent3" w:themeShade="80"/>
          <w:sz w:val="22"/>
          <w:szCs w:val="22"/>
        </w:rPr>
        <w:t>Deductr</w:t>
      </w:r>
      <w:proofErr w:type="spellEnd"/>
      <w:r w:rsidRPr="0084550A">
        <w:rPr>
          <w:i/>
          <w:color w:val="4F6228" w:themeColor="accent3" w:themeShade="80"/>
          <w:sz w:val="22"/>
          <w:szCs w:val="22"/>
        </w:rPr>
        <w:t xml:space="preserve">. They have already </w:t>
      </w:r>
      <w:proofErr w:type="gramStart"/>
      <w:r w:rsidRPr="0084550A">
        <w:rPr>
          <w:i/>
          <w:color w:val="4F6228" w:themeColor="accent3" w:themeShade="80"/>
          <w:sz w:val="22"/>
          <w:szCs w:val="22"/>
        </w:rPr>
        <w:t>did</w:t>
      </w:r>
      <w:proofErr w:type="gramEnd"/>
      <w:r w:rsidRPr="0084550A">
        <w:rPr>
          <w:i/>
          <w:color w:val="4F6228" w:themeColor="accent3" w:themeShade="80"/>
          <w:sz w:val="22"/>
          <w:szCs w:val="22"/>
        </w:rPr>
        <w:t xml:space="preserve"> the format for </w:t>
      </w:r>
      <w:proofErr w:type="spellStart"/>
      <w:r w:rsidRPr="0084550A">
        <w:rPr>
          <w:i/>
          <w:color w:val="4F6228" w:themeColor="accent3" w:themeShade="80"/>
          <w:sz w:val="22"/>
          <w:szCs w:val="22"/>
        </w:rPr>
        <w:t>Quickbooks</w:t>
      </w:r>
      <w:proofErr w:type="spellEnd"/>
      <w:r w:rsidRPr="0084550A">
        <w:rPr>
          <w:i/>
          <w:color w:val="4F6228" w:themeColor="accent3" w:themeShade="80"/>
          <w:sz w:val="22"/>
          <w:szCs w:val="22"/>
        </w:rPr>
        <w:t xml:space="preserve"> and others.</w:t>
      </w:r>
    </w:p>
    <w:p w14:paraId="56F5B344" w14:textId="2AEB13A4" w:rsidR="00D3779F" w:rsidRPr="0084550A" w:rsidRDefault="00D3779F" w:rsidP="00E723B5">
      <w:pPr>
        <w:pStyle w:val="CommentText"/>
        <w:ind w:left="1440"/>
        <w:rPr>
          <w:i/>
          <w:color w:val="4F6228" w:themeColor="accent3" w:themeShade="80"/>
          <w:sz w:val="22"/>
          <w:szCs w:val="22"/>
        </w:rPr>
      </w:pPr>
      <w:r w:rsidRPr="0084550A">
        <w:rPr>
          <w:i/>
          <w:color w:val="4F6228" w:themeColor="accent3" w:themeShade="80"/>
          <w:sz w:val="22"/>
          <w:szCs w:val="22"/>
        </w:rPr>
        <w:t>?? Chris, do you mind getting me a copy of that format?</w:t>
      </w:r>
    </w:p>
    <w:p w14:paraId="5B4DBEBB" w14:textId="6284820E" w:rsidR="00275AF6" w:rsidRPr="0084550A" w:rsidRDefault="00275AF6" w:rsidP="00E723B5">
      <w:pPr>
        <w:pStyle w:val="CommentText"/>
        <w:ind w:left="1440"/>
        <w:rPr>
          <w:b/>
          <w:i/>
          <w:color w:val="4F6228" w:themeColor="accent3" w:themeShade="80"/>
          <w:sz w:val="22"/>
          <w:szCs w:val="22"/>
        </w:rPr>
      </w:pPr>
      <w:r w:rsidRPr="0084550A">
        <w:rPr>
          <w:b/>
          <w:i/>
          <w:color w:val="4F6228" w:themeColor="accent3" w:themeShade="80"/>
          <w:sz w:val="22"/>
          <w:szCs w:val="22"/>
        </w:rPr>
        <w:t xml:space="preserve">Reports? </w:t>
      </w:r>
    </w:p>
    <w:p w14:paraId="56D2CC22" w14:textId="31CCA6DE" w:rsidR="00275AF6" w:rsidRPr="0084550A" w:rsidRDefault="00FA1AA9" w:rsidP="00FA1AA9">
      <w:pPr>
        <w:pStyle w:val="CommentText"/>
        <w:ind w:left="1440"/>
        <w:rPr>
          <w:i/>
          <w:color w:val="4F6228" w:themeColor="accent3" w:themeShade="80"/>
          <w:sz w:val="22"/>
          <w:szCs w:val="22"/>
        </w:rPr>
      </w:pPr>
      <w:r w:rsidRPr="0084550A">
        <w:rPr>
          <w:i/>
          <w:color w:val="4F6228" w:themeColor="accent3" w:themeShade="80"/>
          <w:sz w:val="22"/>
          <w:szCs w:val="22"/>
        </w:rPr>
        <w:t xml:space="preserve">Phil’s Note: </w:t>
      </w:r>
      <w:r w:rsidR="00275AF6" w:rsidRPr="0084550A">
        <w:rPr>
          <w:i/>
          <w:color w:val="4F6228" w:themeColor="accent3" w:themeShade="80"/>
          <w:sz w:val="22"/>
          <w:szCs w:val="22"/>
        </w:rPr>
        <w:t>We’ve talked about being able to name trips and then to automatically name the same trip when it occurs again (</w:t>
      </w:r>
      <w:proofErr w:type="spellStart"/>
      <w:r w:rsidR="00275AF6" w:rsidRPr="0084550A">
        <w:rPr>
          <w:i/>
          <w:color w:val="4F6228" w:themeColor="accent3" w:themeShade="80"/>
          <w:sz w:val="22"/>
          <w:szCs w:val="22"/>
        </w:rPr>
        <w:t>I</w:t>
      </w:r>
      <w:proofErr w:type="gramStart"/>
      <w:r w:rsidR="00275AF6" w:rsidRPr="0084550A">
        <w:rPr>
          <w:i/>
          <w:color w:val="4F6228" w:themeColor="accent3" w:themeShade="80"/>
          <w:sz w:val="22"/>
          <w:szCs w:val="22"/>
        </w:rPr>
        <w:t>,e</w:t>
      </w:r>
      <w:proofErr w:type="spellEnd"/>
      <w:proofErr w:type="gramEnd"/>
      <w:r w:rsidR="00275AF6" w:rsidRPr="0084550A">
        <w:rPr>
          <w:i/>
          <w:color w:val="4F6228" w:themeColor="accent3" w:themeShade="80"/>
          <w:sz w:val="22"/>
          <w:szCs w:val="22"/>
        </w:rPr>
        <w:t>, “Work Commute” etc. We could automatically categorize these named trips as well and show people driving data categorized by named trip (i.e. 450miles on commute this month)</w:t>
      </w:r>
    </w:p>
    <w:p w14:paraId="132A5051" w14:textId="2CB9C4CD" w:rsidR="00FA1AA9" w:rsidRPr="0084550A" w:rsidRDefault="0084550A" w:rsidP="00FA1AA9">
      <w:pPr>
        <w:pStyle w:val="CommentText"/>
        <w:ind w:left="1440"/>
        <w:rPr>
          <w:i/>
          <w:color w:val="4F6228" w:themeColor="accent3" w:themeShade="80"/>
          <w:sz w:val="22"/>
          <w:szCs w:val="22"/>
        </w:rPr>
      </w:pPr>
      <w:commentRangeStart w:id="17"/>
      <w:r>
        <w:rPr>
          <w:i/>
          <w:color w:val="4F6228" w:themeColor="accent3" w:themeShade="80"/>
          <w:sz w:val="22"/>
          <w:szCs w:val="22"/>
        </w:rPr>
        <w:t xml:space="preserve">?? </w:t>
      </w:r>
      <w:r w:rsidR="00FA1AA9" w:rsidRPr="0084550A">
        <w:rPr>
          <w:i/>
          <w:color w:val="4F6228" w:themeColor="accent3" w:themeShade="80"/>
          <w:sz w:val="22"/>
          <w:szCs w:val="22"/>
        </w:rPr>
        <w:t xml:space="preserve">Phil, how do you feel about offering this Phase 2, or just letting the user export, then reshuffle in the </w:t>
      </w:r>
      <w:proofErr w:type="gramStart"/>
      <w:r w:rsidR="00FA1AA9" w:rsidRPr="0084550A">
        <w:rPr>
          <w:i/>
          <w:color w:val="4F6228" w:themeColor="accent3" w:themeShade="80"/>
          <w:sz w:val="22"/>
          <w:szCs w:val="22"/>
        </w:rPr>
        <w:t>spread sheet</w:t>
      </w:r>
      <w:proofErr w:type="gramEnd"/>
      <w:r w:rsidR="00FA1AA9" w:rsidRPr="0084550A">
        <w:rPr>
          <w:i/>
          <w:color w:val="4F6228" w:themeColor="accent3" w:themeShade="80"/>
          <w:sz w:val="22"/>
          <w:szCs w:val="22"/>
        </w:rPr>
        <w:t xml:space="preserve"> of their choice?</w:t>
      </w:r>
      <w:commentRangeEnd w:id="17"/>
      <w:r w:rsidR="00BD40DD">
        <w:rPr>
          <w:rStyle w:val="CommentReference"/>
        </w:rPr>
        <w:commentReference w:id="17"/>
      </w:r>
    </w:p>
    <w:p w14:paraId="1AE4F96F" w14:textId="77777777" w:rsidR="00C92909" w:rsidRPr="00DF21C7" w:rsidRDefault="00C92909" w:rsidP="009E0A10">
      <w:pPr>
        <w:pStyle w:val="ListParagraph"/>
        <w:numPr>
          <w:ilvl w:val="0"/>
          <w:numId w:val="12"/>
        </w:numPr>
        <w:rPr>
          <w:b/>
        </w:rPr>
      </w:pPr>
      <w:r w:rsidRPr="00DF21C7">
        <w:rPr>
          <w:b/>
        </w:rPr>
        <w:t>Find Car</w:t>
      </w:r>
    </w:p>
    <w:p w14:paraId="5D41E0AD" w14:textId="0BC24FB5" w:rsidR="00C92909" w:rsidRDefault="009E1F42" w:rsidP="00C92909">
      <w:pPr>
        <w:ind w:left="1440"/>
      </w:pPr>
      <w:r>
        <w:lastRenderedPageBreak/>
        <w:t xml:space="preserve">Some typical uses of this feature could be </w:t>
      </w:r>
      <w:r w:rsidR="00C92909">
        <w:t xml:space="preserve">when the car is in a big parking lot (like at the airport) and the user needs to find it, when anyone else is driving (like their teen), or when the car </w:t>
      </w:r>
      <w:proofErr w:type="gramStart"/>
      <w:r w:rsidR="00C92909">
        <w:t>is suspected to be stolen</w:t>
      </w:r>
      <w:proofErr w:type="gramEnd"/>
      <w:r w:rsidR="00C92909">
        <w:t>.</w:t>
      </w:r>
    </w:p>
    <w:p w14:paraId="34EBCE54" w14:textId="77777777" w:rsidR="00FA1AA9" w:rsidRDefault="00FA1AA9" w:rsidP="00FA1AA9">
      <w:pPr>
        <w:ind w:left="1440"/>
      </w:pPr>
      <w:commentRangeStart w:id="18"/>
      <w:r>
        <w:t xml:space="preserve">When the user is in the map view of the app, they should be able to select a car to locate, </w:t>
      </w:r>
      <w:proofErr w:type="gramStart"/>
      <w:r>
        <w:t>then</w:t>
      </w:r>
      <w:proofErr w:type="gramEnd"/>
      <w:r>
        <w:t xml:space="preserve"> click a “Path” button to find their car.  </w:t>
      </w:r>
    </w:p>
    <w:p w14:paraId="5C163A82" w14:textId="77777777" w:rsidR="00FA1AA9" w:rsidRDefault="00FA1AA9" w:rsidP="00FA1AA9">
      <w:pPr>
        <w:ind w:left="1440"/>
      </w:pPr>
      <w:r>
        <w:t xml:space="preserve">Once selected, a highlighted path should appear on the map from where their phone is at the time to the car’s location. </w:t>
      </w:r>
    </w:p>
    <w:p w14:paraId="6B8A32F4" w14:textId="397264A3" w:rsidR="00FA1AA9" w:rsidRDefault="00FA1AA9" w:rsidP="00FA1AA9">
      <w:pPr>
        <w:ind w:left="1440"/>
      </w:pPr>
      <w:r>
        <w:t xml:space="preserve">From </w:t>
      </w:r>
      <w:proofErr w:type="gramStart"/>
      <w:r>
        <w:t>there</w:t>
      </w:r>
      <w:proofErr w:type="gramEnd"/>
      <w:r>
        <w:t xml:space="preserve"> any Google maps features (like navigation—walking, driving, etc. or directions) should be available to the user. Once the user is done, they should choose “Exit” from the Google navigation or directions and return to the main map view.</w:t>
      </w:r>
    </w:p>
    <w:commentRangeEnd w:id="18"/>
    <w:p w14:paraId="5945F30E" w14:textId="3F9B498B" w:rsidR="00FA1AA9" w:rsidRDefault="00BD40DD" w:rsidP="00FA1AA9">
      <w:pPr>
        <w:ind w:left="1440"/>
        <w:jc w:val="center"/>
      </w:pPr>
      <w:r>
        <w:rPr>
          <w:rStyle w:val="CommentReference"/>
        </w:rPr>
        <w:commentReference w:id="18"/>
      </w:r>
      <w:r w:rsidR="00FA1AA9">
        <w:rPr>
          <w:noProof/>
        </w:rPr>
        <w:drawing>
          <wp:inline distT="0" distB="0" distL="0" distR="0" wp14:anchorId="436141A6" wp14:editId="05204337">
            <wp:extent cx="3402453" cy="32842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5">
                      <a:extLst>
                        <a:ext uri="{28A0092B-C50C-407E-A947-70E740481C1C}">
                          <a14:useLocalDpi xmlns:a14="http://schemas.microsoft.com/office/drawing/2010/main" val="0"/>
                        </a:ext>
                      </a:extLst>
                    </a:blip>
                    <a:stretch>
                      <a:fillRect/>
                    </a:stretch>
                  </pic:blipFill>
                  <pic:spPr>
                    <a:xfrm>
                      <a:off x="0" y="0"/>
                      <a:ext cx="3402172" cy="3283948"/>
                    </a:xfrm>
                    <a:prstGeom prst="rect">
                      <a:avLst/>
                    </a:prstGeom>
                  </pic:spPr>
                </pic:pic>
              </a:graphicData>
            </a:graphic>
          </wp:inline>
        </w:drawing>
      </w:r>
    </w:p>
    <w:p w14:paraId="0A9D33A4" w14:textId="5493A7B6" w:rsidR="004506DF" w:rsidRPr="00303793" w:rsidRDefault="00910ED8" w:rsidP="00910ED8">
      <w:pPr>
        <w:ind w:left="1440"/>
        <w:rPr>
          <w:i/>
          <w:color w:val="4F6228" w:themeColor="accent3" w:themeShade="80"/>
        </w:rPr>
      </w:pPr>
      <w:r w:rsidRPr="00303793">
        <w:rPr>
          <w:i/>
          <w:color w:val="4F6228" w:themeColor="accent3" w:themeShade="80"/>
        </w:rPr>
        <w:t xml:space="preserve">?? </w:t>
      </w:r>
      <w:r w:rsidRPr="00303793">
        <w:rPr>
          <w:b/>
          <w:i/>
          <w:color w:val="4F6228" w:themeColor="accent3" w:themeShade="80"/>
        </w:rPr>
        <w:t>PRIVACY</w:t>
      </w:r>
      <w:r w:rsidRPr="00303793">
        <w:rPr>
          <w:i/>
          <w:color w:val="4F6228" w:themeColor="accent3" w:themeShade="80"/>
        </w:rPr>
        <w:t xml:space="preserve">: The </w:t>
      </w:r>
      <w:proofErr w:type="spellStart"/>
      <w:r w:rsidRPr="00303793">
        <w:rPr>
          <w:i/>
          <w:color w:val="4F6228" w:themeColor="accent3" w:themeShade="80"/>
        </w:rPr>
        <w:t>Zubie</w:t>
      </w:r>
      <w:proofErr w:type="spellEnd"/>
      <w:r w:rsidRPr="00303793">
        <w:rPr>
          <w:i/>
          <w:color w:val="4F6228" w:themeColor="accent3" w:themeShade="80"/>
        </w:rPr>
        <w:t xml:space="preserve"> app allows you to turn off the ability for other driver’s to see you on their map. </w:t>
      </w:r>
      <w:commentRangeStart w:id="19"/>
      <w:r w:rsidRPr="00303793">
        <w:rPr>
          <w:i/>
          <w:color w:val="4F6228" w:themeColor="accent3" w:themeShade="80"/>
        </w:rPr>
        <w:t xml:space="preserve">Do we want to offer this feature as well? </w:t>
      </w:r>
      <w:commentRangeEnd w:id="19"/>
      <w:r w:rsidR="00BD40DD">
        <w:rPr>
          <w:rStyle w:val="CommentReference"/>
        </w:rPr>
        <w:commentReference w:id="19"/>
      </w:r>
    </w:p>
    <w:p w14:paraId="433902CF" w14:textId="3E6CD218" w:rsidR="00DF21C7" w:rsidRPr="00303793" w:rsidRDefault="00292B4C" w:rsidP="009E0A10">
      <w:pPr>
        <w:pStyle w:val="ListParagraph"/>
        <w:numPr>
          <w:ilvl w:val="0"/>
          <w:numId w:val="12"/>
        </w:numPr>
        <w:rPr>
          <w:b/>
        </w:rPr>
      </w:pPr>
      <w:commentRangeStart w:id="20"/>
      <w:r w:rsidRPr="00303793">
        <w:rPr>
          <w:b/>
        </w:rPr>
        <w:t xml:space="preserve">Safe Driver </w:t>
      </w:r>
      <w:commentRangeEnd w:id="20"/>
      <w:r w:rsidR="00BD40DD">
        <w:rPr>
          <w:rStyle w:val="CommentReference"/>
        </w:rPr>
        <w:commentReference w:id="20"/>
      </w:r>
    </w:p>
    <w:p w14:paraId="284688CD" w14:textId="77777777" w:rsidR="007D5279" w:rsidRPr="00303793" w:rsidRDefault="003A640A" w:rsidP="00C75F47">
      <w:pPr>
        <w:ind w:left="1440"/>
      </w:pPr>
      <w:r w:rsidRPr="00303793">
        <w:t>When the user en</w:t>
      </w:r>
      <w:r w:rsidR="005443DF" w:rsidRPr="00303793">
        <w:t>ters the Safe Driver</w:t>
      </w:r>
      <w:r w:rsidRPr="00303793">
        <w:t xml:space="preserve"> featur</w:t>
      </w:r>
      <w:r w:rsidR="005443DF" w:rsidRPr="00303793">
        <w:t>e</w:t>
      </w:r>
      <w:r w:rsidRPr="00303793">
        <w:t xml:space="preserve">, they should be shown the list of cars </w:t>
      </w:r>
      <w:r w:rsidR="009E1F42" w:rsidRPr="00303793">
        <w:t xml:space="preserve">along </w:t>
      </w:r>
      <w:r w:rsidRPr="00303793">
        <w:t>wi</w:t>
      </w:r>
      <w:r w:rsidR="00292B4C" w:rsidRPr="00303793">
        <w:t xml:space="preserve">th the </w:t>
      </w:r>
      <w:r w:rsidR="009E1F42" w:rsidRPr="00303793">
        <w:t xml:space="preserve">name of the </w:t>
      </w:r>
      <w:r w:rsidR="00292B4C" w:rsidRPr="00303793">
        <w:t>primary driver associated</w:t>
      </w:r>
      <w:r w:rsidR="007D5279" w:rsidRPr="00303793">
        <w:t>, a</w:t>
      </w:r>
      <w:r w:rsidR="00263094" w:rsidRPr="00303793">
        <w:t xml:space="preserve"> Safe Driver Score</w:t>
      </w:r>
      <w:r w:rsidR="007D5279" w:rsidRPr="00303793">
        <w:t>, and a settings button for each.</w:t>
      </w:r>
    </w:p>
    <w:p w14:paraId="7D2D9178" w14:textId="1848446E" w:rsidR="003A640A" w:rsidRPr="007D5279" w:rsidRDefault="007D5279" w:rsidP="00C75F47">
      <w:pPr>
        <w:ind w:left="1440"/>
        <w:rPr>
          <w:b/>
        </w:rPr>
      </w:pPr>
      <w:r w:rsidRPr="00303793">
        <w:rPr>
          <w:b/>
        </w:rPr>
        <w:t>Safe Driver Score:</w:t>
      </w:r>
      <w:r w:rsidR="003A640A" w:rsidRPr="007D5279">
        <w:rPr>
          <w:b/>
        </w:rPr>
        <w:t xml:space="preserve"> </w:t>
      </w:r>
    </w:p>
    <w:p w14:paraId="209280EC" w14:textId="3E0DCE12" w:rsidR="00737BAB" w:rsidRDefault="009E1F42" w:rsidP="00C75F47">
      <w:pPr>
        <w:ind w:left="1440"/>
      </w:pPr>
      <w:r>
        <w:t xml:space="preserve">The user can then </w:t>
      </w:r>
      <w:r w:rsidR="00737BAB">
        <w:t xml:space="preserve">click on the score of a car/driver combo to be taken to a complete history screen of all relevant activities. </w:t>
      </w:r>
    </w:p>
    <w:p w14:paraId="5B0785BC" w14:textId="77777777" w:rsidR="00737BAB" w:rsidRDefault="00737BAB" w:rsidP="00C75F47">
      <w:pPr>
        <w:ind w:left="1440"/>
      </w:pPr>
    </w:p>
    <w:p w14:paraId="4AA26047" w14:textId="094B4505" w:rsidR="00737BAB" w:rsidRDefault="00737BAB" w:rsidP="00C75F47">
      <w:pPr>
        <w:ind w:left="1440"/>
      </w:pPr>
      <w:r>
        <w:rPr>
          <w:noProof/>
        </w:rPr>
        <w:drawing>
          <wp:inline distT="0" distB="0" distL="0" distR="0" wp14:anchorId="27A38006" wp14:editId="7C199CC5">
            <wp:extent cx="4043010" cy="4152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fe Driver Score.png"/>
                    <pic:cNvPicPr/>
                  </pic:nvPicPr>
                  <pic:blipFill>
                    <a:blip r:embed="rId16">
                      <a:extLst>
                        <a:ext uri="{28A0092B-C50C-407E-A947-70E740481C1C}">
                          <a14:useLocalDpi xmlns:a14="http://schemas.microsoft.com/office/drawing/2010/main" val="0"/>
                        </a:ext>
                      </a:extLst>
                    </a:blip>
                    <a:stretch>
                      <a:fillRect/>
                    </a:stretch>
                  </pic:blipFill>
                  <pic:spPr>
                    <a:xfrm>
                      <a:off x="0" y="0"/>
                      <a:ext cx="4040448" cy="4150269"/>
                    </a:xfrm>
                    <a:prstGeom prst="rect">
                      <a:avLst/>
                    </a:prstGeom>
                  </pic:spPr>
                </pic:pic>
              </a:graphicData>
            </a:graphic>
          </wp:inline>
        </w:drawing>
      </w:r>
    </w:p>
    <w:p w14:paraId="0248BCD0" w14:textId="04C6E9D8" w:rsidR="00263094" w:rsidRPr="00263094" w:rsidRDefault="00263094" w:rsidP="00263094">
      <w:pPr>
        <w:rPr>
          <w:b/>
        </w:rPr>
      </w:pPr>
      <w:r>
        <w:tab/>
      </w:r>
      <w:r>
        <w:tab/>
      </w:r>
      <w:r w:rsidRPr="00263094">
        <w:rPr>
          <w:b/>
        </w:rPr>
        <w:t>Safe Driver History:</w:t>
      </w:r>
    </w:p>
    <w:p w14:paraId="2DCE8429" w14:textId="1E4EACCE" w:rsidR="00382DB5" w:rsidRDefault="00263094" w:rsidP="00263094">
      <w:pPr>
        <w:tabs>
          <w:tab w:val="left" w:pos="1800"/>
        </w:tabs>
        <w:ind w:left="1800"/>
      </w:pPr>
      <w:r>
        <w:t xml:space="preserve">All activity should be logged in the Safe Driver History. Users should be able to access activities and points that were added or </w:t>
      </w:r>
      <w:r w:rsidR="00775AEE">
        <w:t>subtracted</w:t>
      </w:r>
      <w:r>
        <w:t xml:space="preserve"> at any time. </w:t>
      </w:r>
    </w:p>
    <w:p w14:paraId="48E543D0" w14:textId="0C11613F" w:rsidR="00F11BE1" w:rsidRDefault="00E14E77" w:rsidP="008E57DD">
      <w:pPr>
        <w:shd w:val="clear" w:color="auto" w:fill="FFFFFF"/>
        <w:spacing w:after="45" w:line="315" w:lineRule="atLeast"/>
        <w:rPr>
          <w:rFonts w:ascii="Calibri" w:eastAsia="Times New Roman" w:hAnsi="Calibri" w:cs="Times New Roman"/>
          <w:b/>
          <w:color w:val="444444"/>
          <w:sz w:val="28"/>
          <w:szCs w:val="23"/>
        </w:rPr>
      </w:pPr>
      <w:commentRangeStart w:id="21"/>
      <w:r w:rsidRPr="00E14E77">
        <w:rPr>
          <w:rFonts w:ascii="Calibri" w:eastAsia="Times New Roman" w:hAnsi="Calibri" w:cs="Times New Roman"/>
          <w:b/>
          <w:color w:val="444444"/>
          <w:sz w:val="28"/>
          <w:szCs w:val="23"/>
        </w:rPr>
        <w:t>Possible Point System:</w:t>
      </w:r>
      <w:commentRangeEnd w:id="21"/>
      <w:r w:rsidR="00BD40DD">
        <w:rPr>
          <w:rStyle w:val="CommentReference"/>
        </w:rPr>
        <w:commentReference w:id="21"/>
      </w:r>
    </w:p>
    <w:p w14:paraId="2844A82E" w14:textId="77777777" w:rsidR="00263094" w:rsidRDefault="00263094" w:rsidP="008E57DD">
      <w:pPr>
        <w:shd w:val="clear" w:color="auto" w:fill="FFFFFF"/>
        <w:spacing w:after="45" w:line="315" w:lineRule="atLeast"/>
        <w:rPr>
          <w:rFonts w:ascii="Calibri" w:eastAsia="Times New Roman" w:hAnsi="Calibri" w:cs="Times New Roman"/>
          <w:b/>
          <w:color w:val="444444"/>
          <w:sz w:val="28"/>
          <w:szCs w:val="23"/>
        </w:rPr>
      </w:pPr>
    </w:p>
    <w:tbl>
      <w:tblPr>
        <w:tblW w:w="8080" w:type="dxa"/>
        <w:jc w:val="center"/>
        <w:tblInd w:w="93" w:type="dxa"/>
        <w:tblLook w:val="04A0" w:firstRow="1" w:lastRow="0" w:firstColumn="1" w:lastColumn="0" w:noHBand="0" w:noVBand="1"/>
      </w:tblPr>
      <w:tblGrid>
        <w:gridCol w:w="3260"/>
        <w:gridCol w:w="960"/>
        <w:gridCol w:w="1480"/>
        <w:gridCol w:w="2380"/>
      </w:tblGrid>
      <w:tr w:rsidR="00382DB5" w:rsidRPr="00382DB5" w14:paraId="33C29B05" w14:textId="77777777" w:rsidTr="008E57DD">
        <w:trPr>
          <w:trHeight w:val="372"/>
          <w:jc w:val="center"/>
        </w:trPr>
        <w:tc>
          <w:tcPr>
            <w:tcW w:w="3260" w:type="dxa"/>
            <w:tcBorders>
              <w:top w:val="single" w:sz="4" w:space="0" w:color="auto"/>
              <w:left w:val="single" w:sz="4" w:space="0" w:color="auto"/>
              <w:bottom w:val="nil"/>
              <w:right w:val="nil"/>
            </w:tcBorders>
            <w:shd w:val="clear" w:color="000000" w:fill="DAEEF3"/>
            <w:vAlign w:val="bottom"/>
            <w:hideMark/>
          </w:tcPr>
          <w:p w14:paraId="044CF3A9" w14:textId="77777777" w:rsidR="00382DB5" w:rsidRPr="00382DB5" w:rsidRDefault="00382DB5" w:rsidP="00382DB5">
            <w:pPr>
              <w:spacing w:after="0" w:line="240" w:lineRule="auto"/>
              <w:rPr>
                <w:rFonts w:ascii="Calibri" w:eastAsia="Times New Roman" w:hAnsi="Calibri" w:cs="Times New Roman"/>
                <w:b/>
                <w:bCs/>
                <w:color w:val="000000"/>
                <w:sz w:val="28"/>
                <w:szCs w:val="28"/>
              </w:rPr>
            </w:pPr>
            <w:r w:rsidRPr="00382DB5">
              <w:rPr>
                <w:rFonts w:ascii="Calibri" w:eastAsia="Times New Roman" w:hAnsi="Calibri" w:cs="Times New Roman"/>
                <w:b/>
                <w:bCs/>
                <w:color w:val="000000"/>
                <w:sz w:val="28"/>
                <w:szCs w:val="28"/>
              </w:rPr>
              <w:t>Safe Driver Criteria</w:t>
            </w:r>
          </w:p>
        </w:tc>
        <w:tc>
          <w:tcPr>
            <w:tcW w:w="960" w:type="dxa"/>
            <w:tcBorders>
              <w:top w:val="single" w:sz="4" w:space="0" w:color="auto"/>
              <w:left w:val="nil"/>
              <w:bottom w:val="nil"/>
              <w:right w:val="nil"/>
            </w:tcBorders>
            <w:shd w:val="clear" w:color="000000" w:fill="DAEEF3"/>
            <w:vAlign w:val="bottom"/>
            <w:hideMark/>
          </w:tcPr>
          <w:p w14:paraId="172C5A76" w14:textId="77777777" w:rsidR="00382DB5" w:rsidRPr="00382DB5" w:rsidRDefault="00382DB5" w:rsidP="00382DB5">
            <w:pPr>
              <w:spacing w:after="0" w:line="240" w:lineRule="auto"/>
              <w:rPr>
                <w:rFonts w:ascii="Calibri" w:eastAsia="Times New Roman" w:hAnsi="Calibri" w:cs="Times New Roman"/>
                <w:b/>
                <w:bCs/>
                <w:color w:val="000000"/>
                <w:sz w:val="28"/>
                <w:szCs w:val="28"/>
              </w:rPr>
            </w:pPr>
            <w:r w:rsidRPr="00382DB5">
              <w:rPr>
                <w:rFonts w:ascii="Calibri" w:eastAsia="Times New Roman" w:hAnsi="Calibri" w:cs="Times New Roman"/>
                <w:b/>
                <w:bCs/>
                <w:color w:val="000000"/>
                <w:sz w:val="28"/>
                <w:szCs w:val="28"/>
              </w:rPr>
              <w:t>Points</w:t>
            </w:r>
          </w:p>
        </w:tc>
        <w:tc>
          <w:tcPr>
            <w:tcW w:w="1480" w:type="dxa"/>
            <w:tcBorders>
              <w:top w:val="single" w:sz="4" w:space="0" w:color="auto"/>
              <w:left w:val="nil"/>
              <w:bottom w:val="nil"/>
              <w:right w:val="nil"/>
            </w:tcBorders>
            <w:shd w:val="clear" w:color="000000" w:fill="DAEEF3"/>
            <w:vAlign w:val="bottom"/>
            <w:hideMark/>
          </w:tcPr>
          <w:p w14:paraId="1B971FF6" w14:textId="77777777" w:rsidR="00382DB5" w:rsidRPr="00382DB5" w:rsidRDefault="00382DB5" w:rsidP="00382DB5">
            <w:pPr>
              <w:spacing w:after="0" w:line="240" w:lineRule="auto"/>
              <w:rPr>
                <w:rFonts w:ascii="Calibri" w:eastAsia="Times New Roman" w:hAnsi="Calibri" w:cs="Times New Roman"/>
                <w:b/>
                <w:bCs/>
                <w:color w:val="000000"/>
                <w:sz w:val="28"/>
                <w:szCs w:val="28"/>
              </w:rPr>
            </w:pPr>
            <w:r w:rsidRPr="00382DB5">
              <w:rPr>
                <w:rFonts w:ascii="Calibri" w:eastAsia="Times New Roman" w:hAnsi="Calibri" w:cs="Times New Roman"/>
                <w:b/>
                <w:bCs/>
                <w:color w:val="000000"/>
                <w:sz w:val="28"/>
                <w:szCs w:val="28"/>
              </w:rPr>
              <w:t>Increment</w:t>
            </w:r>
          </w:p>
        </w:tc>
        <w:tc>
          <w:tcPr>
            <w:tcW w:w="2380" w:type="dxa"/>
            <w:tcBorders>
              <w:top w:val="single" w:sz="4" w:space="0" w:color="auto"/>
              <w:left w:val="nil"/>
              <w:bottom w:val="nil"/>
              <w:right w:val="single" w:sz="4" w:space="0" w:color="auto"/>
            </w:tcBorders>
            <w:shd w:val="clear" w:color="000000" w:fill="DAEEF3"/>
            <w:vAlign w:val="bottom"/>
            <w:hideMark/>
          </w:tcPr>
          <w:p w14:paraId="0FB1D199" w14:textId="77777777" w:rsidR="00382DB5" w:rsidRPr="00382DB5" w:rsidRDefault="00382DB5" w:rsidP="00382DB5">
            <w:pPr>
              <w:spacing w:after="0" w:line="240" w:lineRule="auto"/>
              <w:rPr>
                <w:rFonts w:ascii="Calibri" w:eastAsia="Times New Roman" w:hAnsi="Calibri" w:cs="Times New Roman"/>
                <w:b/>
                <w:bCs/>
                <w:color w:val="000000"/>
                <w:sz w:val="28"/>
                <w:szCs w:val="28"/>
              </w:rPr>
            </w:pPr>
            <w:r w:rsidRPr="00382DB5">
              <w:rPr>
                <w:rFonts w:ascii="Calibri" w:eastAsia="Times New Roman" w:hAnsi="Calibri" w:cs="Times New Roman"/>
                <w:b/>
                <w:bCs/>
                <w:color w:val="000000"/>
                <w:sz w:val="28"/>
                <w:szCs w:val="28"/>
              </w:rPr>
              <w:t>Notes</w:t>
            </w:r>
          </w:p>
        </w:tc>
      </w:tr>
      <w:tr w:rsidR="00382DB5" w:rsidRPr="00382DB5" w14:paraId="7319B3B4" w14:textId="77777777" w:rsidTr="008E57DD">
        <w:trPr>
          <w:trHeight w:val="300"/>
          <w:jc w:val="center"/>
        </w:trPr>
        <w:tc>
          <w:tcPr>
            <w:tcW w:w="3260" w:type="dxa"/>
            <w:tcBorders>
              <w:top w:val="single" w:sz="8" w:space="0" w:color="auto"/>
              <w:left w:val="single" w:sz="4" w:space="0" w:color="auto"/>
              <w:bottom w:val="single" w:sz="8" w:space="0" w:color="auto"/>
              <w:right w:val="nil"/>
            </w:tcBorders>
            <w:shd w:val="clear" w:color="auto" w:fill="auto"/>
            <w:vAlign w:val="center"/>
            <w:hideMark/>
          </w:tcPr>
          <w:p w14:paraId="4BC1F0BF" w14:textId="77777777" w:rsidR="00382DB5" w:rsidRPr="00382DB5" w:rsidRDefault="00382DB5" w:rsidP="00382DB5">
            <w:pPr>
              <w:spacing w:after="0" w:line="240" w:lineRule="auto"/>
              <w:rPr>
                <w:rFonts w:ascii="Calibri" w:eastAsia="Times New Roman" w:hAnsi="Calibri" w:cs="Times New Roman"/>
                <w:b/>
                <w:bCs/>
                <w:color w:val="000000"/>
              </w:rPr>
            </w:pPr>
            <w:r w:rsidRPr="00382DB5">
              <w:rPr>
                <w:rFonts w:ascii="Calibri" w:eastAsia="Times New Roman" w:hAnsi="Calibri" w:cs="Times New Roman"/>
                <w:b/>
                <w:bCs/>
                <w:color w:val="000000"/>
              </w:rPr>
              <w:t>Subtract points</w:t>
            </w:r>
          </w:p>
        </w:tc>
        <w:tc>
          <w:tcPr>
            <w:tcW w:w="960" w:type="dxa"/>
            <w:tcBorders>
              <w:top w:val="single" w:sz="8" w:space="0" w:color="auto"/>
              <w:left w:val="nil"/>
              <w:bottom w:val="single" w:sz="8" w:space="0" w:color="auto"/>
              <w:right w:val="nil"/>
            </w:tcBorders>
            <w:shd w:val="clear" w:color="auto" w:fill="auto"/>
            <w:vAlign w:val="center"/>
            <w:hideMark/>
          </w:tcPr>
          <w:p w14:paraId="6A3DB8BC"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w:t>
            </w:r>
          </w:p>
        </w:tc>
        <w:tc>
          <w:tcPr>
            <w:tcW w:w="1480" w:type="dxa"/>
            <w:tcBorders>
              <w:top w:val="single" w:sz="8" w:space="0" w:color="auto"/>
              <w:left w:val="nil"/>
              <w:bottom w:val="single" w:sz="8" w:space="0" w:color="auto"/>
              <w:right w:val="nil"/>
            </w:tcBorders>
            <w:shd w:val="clear" w:color="auto" w:fill="auto"/>
            <w:vAlign w:val="center"/>
            <w:hideMark/>
          </w:tcPr>
          <w:p w14:paraId="5CE4ECF8"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w:t>
            </w:r>
          </w:p>
        </w:tc>
        <w:tc>
          <w:tcPr>
            <w:tcW w:w="2380" w:type="dxa"/>
            <w:tcBorders>
              <w:top w:val="single" w:sz="8" w:space="0" w:color="auto"/>
              <w:left w:val="nil"/>
              <w:bottom w:val="single" w:sz="8" w:space="0" w:color="auto"/>
              <w:right w:val="single" w:sz="4" w:space="0" w:color="auto"/>
            </w:tcBorders>
            <w:shd w:val="clear" w:color="auto" w:fill="auto"/>
            <w:vAlign w:val="center"/>
            <w:hideMark/>
          </w:tcPr>
          <w:p w14:paraId="5563DCC7"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w:t>
            </w:r>
          </w:p>
        </w:tc>
      </w:tr>
      <w:tr w:rsidR="00382DB5" w:rsidRPr="00382DB5" w14:paraId="5A7B9275" w14:textId="77777777" w:rsidTr="008E57DD">
        <w:trPr>
          <w:trHeight w:val="288"/>
          <w:jc w:val="center"/>
        </w:trPr>
        <w:tc>
          <w:tcPr>
            <w:tcW w:w="3260" w:type="dxa"/>
            <w:tcBorders>
              <w:top w:val="nil"/>
              <w:left w:val="single" w:sz="4" w:space="0" w:color="auto"/>
              <w:bottom w:val="nil"/>
              <w:right w:val="nil"/>
            </w:tcBorders>
            <w:shd w:val="clear" w:color="auto" w:fill="auto"/>
            <w:vAlign w:val="center"/>
            <w:hideMark/>
          </w:tcPr>
          <w:p w14:paraId="3C0FF26F"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Hard Stops</w:t>
            </w:r>
          </w:p>
        </w:tc>
        <w:tc>
          <w:tcPr>
            <w:tcW w:w="960" w:type="dxa"/>
            <w:tcBorders>
              <w:top w:val="nil"/>
              <w:left w:val="nil"/>
              <w:bottom w:val="nil"/>
              <w:right w:val="nil"/>
            </w:tcBorders>
            <w:shd w:val="clear" w:color="auto" w:fill="auto"/>
            <w:vAlign w:val="center"/>
            <w:hideMark/>
          </w:tcPr>
          <w:p w14:paraId="4AD4517C" w14:textId="77777777" w:rsidR="00382DB5" w:rsidRPr="00382DB5" w:rsidRDefault="00382DB5" w:rsidP="00382DB5">
            <w:pPr>
              <w:spacing w:after="0" w:line="240" w:lineRule="auto"/>
              <w:jc w:val="right"/>
              <w:rPr>
                <w:rFonts w:ascii="Calibri" w:eastAsia="Times New Roman" w:hAnsi="Calibri" w:cs="Times New Roman"/>
                <w:color w:val="000000"/>
              </w:rPr>
            </w:pPr>
            <w:r w:rsidRPr="00382DB5">
              <w:rPr>
                <w:rFonts w:ascii="Calibri" w:eastAsia="Times New Roman" w:hAnsi="Calibri" w:cs="Times New Roman"/>
                <w:color w:val="000000"/>
              </w:rPr>
              <w:t>-10</w:t>
            </w:r>
          </w:p>
        </w:tc>
        <w:tc>
          <w:tcPr>
            <w:tcW w:w="1480" w:type="dxa"/>
            <w:tcBorders>
              <w:top w:val="nil"/>
              <w:left w:val="nil"/>
              <w:bottom w:val="nil"/>
              <w:right w:val="nil"/>
            </w:tcBorders>
            <w:shd w:val="clear" w:color="auto" w:fill="auto"/>
            <w:vAlign w:val="center"/>
            <w:hideMark/>
          </w:tcPr>
          <w:p w14:paraId="4E46CE9F"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Each</w:t>
            </w:r>
          </w:p>
        </w:tc>
        <w:tc>
          <w:tcPr>
            <w:tcW w:w="2380" w:type="dxa"/>
            <w:tcBorders>
              <w:top w:val="nil"/>
              <w:left w:val="nil"/>
              <w:bottom w:val="nil"/>
              <w:right w:val="single" w:sz="4" w:space="0" w:color="auto"/>
            </w:tcBorders>
            <w:shd w:val="clear" w:color="auto" w:fill="auto"/>
            <w:vAlign w:val="center"/>
            <w:hideMark/>
          </w:tcPr>
          <w:p w14:paraId="0D719C08"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w:t>
            </w:r>
          </w:p>
        </w:tc>
      </w:tr>
      <w:tr w:rsidR="00382DB5" w:rsidRPr="00382DB5" w14:paraId="0A44B4A4" w14:textId="77777777" w:rsidTr="008E57DD">
        <w:trPr>
          <w:trHeight w:val="288"/>
          <w:jc w:val="center"/>
        </w:trPr>
        <w:tc>
          <w:tcPr>
            <w:tcW w:w="3260" w:type="dxa"/>
            <w:tcBorders>
              <w:top w:val="nil"/>
              <w:left w:val="single" w:sz="4" w:space="0" w:color="auto"/>
              <w:bottom w:val="nil"/>
              <w:right w:val="nil"/>
            </w:tcBorders>
            <w:shd w:val="clear" w:color="auto" w:fill="auto"/>
            <w:vAlign w:val="center"/>
            <w:hideMark/>
          </w:tcPr>
          <w:p w14:paraId="51AE6B25"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Fast Starts (acceleration)</w:t>
            </w:r>
          </w:p>
        </w:tc>
        <w:tc>
          <w:tcPr>
            <w:tcW w:w="960" w:type="dxa"/>
            <w:tcBorders>
              <w:top w:val="nil"/>
              <w:left w:val="nil"/>
              <w:bottom w:val="nil"/>
              <w:right w:val="nil"/>
            </w:tcBorders>
            <w:shd w:val="clear" w:color="auto" w:fill="auto"/>
            <w:vAlign w:val="center"/>
            <w:hideMark/>
          </w:tcPr>
          <w:p w14:paraId="2B513FB6" w14:textId="77777777" w:rsidR="00382DB5" w:rsidRPr="00382DB5" w:rsidRDefault="00382DB5" w:rsidP="00382DB5">
            <w:pPr>
              <w:spacing w:after="0" w:line="240" w:lineRule="auto"/>
              <w:jc w:val="right"/>
              <w:rPr>
                <w:rFonts w:ascii="Calibri" w:eastAsia="Times New Roman" w:hAnsi="Calibri" w:cs="Times New Roman"/>
                <w:color w:val="000000"/>
              </w:rPr>
            </w:pPr>
            <w:r w:rsidRPr="00382DB5">
              <w:rPr>
                <w:rFonts w:ascii="Calibri" w:eastAsia="Times New Roman" w:hAnsi="Calibri" w:cs="Times New Roman"/>
                <w:color w:val="000000"/>
              </w:rPr>
              <w:t>-10</w:t>
            </w:r>
          </w:p>
        </w:tc>
        <w:tc>
          <w:tcPr>
            <w:tcW w:w="1480" w:type="dxa"/>
            <w:tcBorders>
              <w:top w:val="nil"/>
              <w:left w:val="nil"/>
              <w:bottom w:val="nil"/>
              <w:right w:val="nil"/>
            </w:tcBorders>
            <w:shd w:val="clear" w:color="auto" w:fill="auto"/>
            <w:vAlign w:val="center"/>
            <w:hideMark/>
          </w:tcPr>
          <w:p w14:paraId="6705F7B7"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Each</w:t>
            </w:r>
          </w:p>
        </w:tc>
        <w:tc>
          <w:tcPr>
            <w:tcW w:w="2380" w:type="dxa"/>
            <w:tcBorders>
              <w:top w:val="nil"/>
              <w:left w:val="nil"/>
              <w:bottom w:val="nil"/>
              <w:right w:val="single" w:sz="4" w:space="0" w:color="auto"/>
            </w:tcBorders>
            <w:shd w:val="clear" w:color="auto" w:fill="auto"/>
            <w:vAlign w:val="center"/>
            <w:hideMark/>
          </w:tcPr>
          <w:p w14:paraId="6AFD1613"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w:t>
            </w:r>
          </w:p>
        </w:tc>
      </w:tr>
      <w:tr w:rsidR="00382DB5" w:rsidRPr="00382DB5" w14:paraId="6B498B68" w14:textId="77777777" w:rsidTr="008E57DD">
        <w:trPr>
          <w:trHeight w:val="1152"/>
          <w:jc w:val="center"/>
        </w:trPr>
        <w:tc>
          <w:tcPr>
            <w:tcW w:w="3260" w:type="dxa"/>
            <w:tcBorders>
              <w:top w:val="nil"/>
              <w:left w:val="single" w:sz="4" w:space="0" w:color="auto"/>
              <w:bottom w:val="nil"/>
              <w:right w:val="nil"/>
            </w:tcBorders>
            <w:shd w:val="clear" w:color="auto" w:fill="auto"/>
            <w:vAlign w:val="center"/>
            <w:hideMark/>
          </w:tcPr>
          <w:p w14:paraId="08D2B40D"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Over speed limit (more than 10 over)</w:t>
            </w:r>
          </w:p>
        </w:tc>
        <w:tc>
          <w:tcPr>
            <w:tcW w:w="960" w:type="dxa"/>
            <w:tcBorders>
              <w:top w:val="nil"/>
              <w:left w:val="nil"/>
              <w:bottom w:val="nil"/>
              <w:right w:val="nil"/>
            </w:tcBorders>
            <w:shd w:val="clear" w:color="auto" w:fill="auto"/>
            <w:vAlign w:val="center"/>
            <w:hideMark/>
          </w:tcPr>
          <w:p w14:paraId="1651FA3E" w14:textId="77777777" w:rsidR="00382DB5" w:rsidRPr="00382DB5" w:rsidRDefault="00382DB5" w:rsidP="00382DB5">
            <w:pPr>
              <w:spacing w:after="0" w:line="240" w:lineRule="auto"/>
              <w:jc w:val="right"/>
              <w:rPr>
                <w:rFonts w:ascii="Calibri" w:eastAsia="Times New Roman" w:hAnsi="Calibri" w:cs="Times New Roman"/>
                <w:color w:val="000000"/>
              </w:rPr>
            </w:pPr>
            <w:r w:rsidRPr="00382DB5">
              <w:rPr>
                <w:rFonts w:ascii="Calibri" w:eastAsia="Times New Roman" w:hAnsi="Calibri" w:cs="Times New Roman"/>
                <w:color w:val="000000"/>
              </w:rPr>
              <w:t>-10</w:t>
            </w:r>
          </w:p>
        </w:tc>
        <w:tc>
          <w:tcPr>
            <w:tcW w:w="1480" w:type="dxa"/>
            <w:tcBorders>
              <w:top w:val="nil"/>
              <w:left w:val="nil"/>
              <w:bottom w:val="nil"/>
              <w:right w:val="nil"/>
            </w:tcBorders>
            <w:shd w:val="clear" w:color="auto" w:fill="auto"/>
            <w:vAlign w:val="center"/>
            <w:hideMark/>
          </w:tcPr>
          <w:p w14:paraId="61F9D3BE"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Each</w:t>
            </w:r>
          </w:p>
        </w:tc>
        <w:tc>
          <w:tcPr>
            <w:tcW w:w="2380" w:type="dxa"/>
            <w:tcBorders>
              <w:top w:val="nil"/>
              <w:left w:val="nil"/>
              <w:bottom w:val="nil"/>
              <w:right w:val="single" w:sz="4" w:space="0" w:color="auto"/>
            </w:tcBorders>
            <w:shd w:val="clear" w:color="auto" w:fill="auto"/>
            <w:vAlign w:val="center"/>
            <w:hideMark/>
          </w:tcPr>
          <w:p w14:paraId="483D1B35"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Might want to make this higher since it's the only one on the list that actually illegal.</w:t>
            </w:r>
          </w:p>
        </w:tc>
      </w:tr>
      <w:tr w:rsidR="00382DB5" w:rsidRPr="00382DB5" w14:paraId="188FEDBB" w14:textId="77777777" w:rsidTr="008E57DD">
        <w:trPr>
          <w:trHeight w:val="864"/>
          <w:jc w:val="center"/>
        </w:trPr>
        <w:tc>
          <w:tcPr>
            <w:tcW w:w="3260" w:type="dxa"/>
            <w:tcBorders>
              <w:top w:val="nil"/>
              <w:left w:val="single" w:sz="4" w:space="0" w:color="auto"/>
              <w:bottom w:val="nil"/>
              <w:right w:val="nil"/>
            </w:tcBorders>
            <w:shd w:val="clear" w:color="auto" w:fill="auto"/>
            <w:vAlign w:val="center"/>
            <w:hideMark/>
          </w:tcPr>
          <w:p w14:paraId="7F75F5BC"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xml:space="preserve">Night driving </w:t>
            </w:r>
          </w:p>
        </w:tc>
        <w:tc>
          <w:tcPr>
            <w:tcW w:w="960" w:type="dxa"/>
            <w:tcBorders>
              <w:top w:val="nil"/>
              <w:left w:val="nil"/>
              <w:bottom w:val="nil"/>
              <w:right w:val="nil"/>
            </w:tcBorders>
            <w:shd w:val="clear" w:color="auto" w:fill="auto"/>
            <w:vAlign w:val="center"/>
            <w:hideMark/>
          </w:tcPr>
          <w:p w14:paraId="6B612F4C" w14:textId="77777777" w:rsidR="00382DB5" w:rsidRPr="00382DB5" w:rsidRDefault="00382DB5" w:rsidP="00382DB5">
            <w:pPr>
              <w:spacing w:after="0" w:line="240" w:lineRule="auto"/>
              <w:jc w:val="right"/>
              <w:rPr>
                <w:rFonts w:ascii="Calibri" w:eastAsia="Times New Roman" w:hAnsi="Calibri" w:cs="Times New Roman"/>
                <w:color w:val="000000"/>
              </w:rPr>
            </w:pPr>
            <w:r w:rsidRPr="00382DB5">
              <w:rPr>
                <w:rFonts w:ascii="Calibri" w:eastAsia="Times New Roman" w:hAnsi="Calibri" w:cs="Times New Roman"/>
                <w:color w:val="000000"/>
              </w:rPr>
              <w:t>-10</w:t>
            </w:r>
          </w:p>
        </w:tc>
        <w:tc>
          <w:tcPr>
            <w:tcW w:w="1480" w:type="dxa"/>
            <w:tcBorders>
              <w:top w:val="nil"/>
              <w:left w:val="nil"/>
              <w:bottom w:val="nil"/>
              <w:right w:val="nil"/>
            </w:tcBorders>
            <w:shd w:val="clear" w:color="auto" w:fill="auto"/>
            <w:vAlign w:val="center"/>
            <w:hideMark/>
          </w:tcPr>
          <w:p w14:paraId="0A605626"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Each</w:t>
            </w:r>
          </w:p>
        </w:tc>
        <w:tc>
          <w:tcPr>
            <w:tcW w:w="2380" w:type="dxa"/>
            <w:tcBorders>
              <w:top w:val="nil"/>
              <w:left w:val="nil"/>
              <w:bottom w:val="nil"/>
              <w:right w:val="single" w:sz="4" w:space="0" w:color="auto"/>
            </w:tcBorders>
            <w:shd w:val="clear" w:color="auto" w:fill="auto"/>
            <w:vAlign w:val="center"/>
            <w:hideMark/>
          </w:tcPr>
          <w:p w14:paraId="2CD593B2"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Track using official sunset/sunrise info – can we find and pull in?</w:t>
            </w:r>
          </w:p>
        </w:tc>
      </w:tr>
      <w:tr w:rsidR="00382DB5" w:rsidRPr="00382DB5" w14:paraId="54E65A26" w14:textId="77777777" w:rsidTr="008E57DD">
        <w:trPr>
          <w:trHeight w:val="1152"/>
          <w:jc w:val="center"/>
        </w:trPr>
        <w:tc>
          <w:tcPr>
            <w:tcW w:w="3260" w:type="dxa"/>
            <w:tcBorders>
              <w:top w:val="nil"/>
              <w:left w:val="single" w:sz="4" w:space="0" w:color="auto"/>
              <w:bottom w:val="nil"/>
              <w:right w:val="nil"/>
            </w:tcBorders>
            <w:shd w:val="clear" w:color="auto" w:fill="auto"/>
            <w:vAlign w:val="center"/>
            <w:hideMark/>
          </w:tcPr>
          <w:p w14:paraId="649FDF25"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lastRenderedPageBreak/>
              <w:t xml:space="preserve">Rush hour driving </w:t>
            </w:r>
          </w:p>
        </w:tc>
        <w:tc>
          <w:tcPr>
            <w:tcW w:w="960" w:type="dxa"/>
            <w:tcBorders>
              <w:top w:val="nil"/>
              <w:left w:val="nil"/>
              <w:bottom w:val="nil"/>
              <w:right w:val="nil"/>
            </w:tcBorders>
            <w:shd w:val="clear" w:color="auto" w:fill="auto"/>
            <w:vAlign w:val="center"/>
            <w:hideMark/>
          </w:tcPr>
          <w:p w14:paraId="644081D4" w14:textId="77777777" w:rsidR="00382DB5" w:rsidRPr="00382DB5" w:rsidRDefault="00382DB5" w:rsidP="00382DB5">
            <w:pPr>
              <w:spacing w:after="0" w:line="240" w:lineRule="auto"/>
              <w:jc w:val="right"/>
              <w:rPr>
                <w:rFonts w:ascii="Calibri" w:eastAsia="Times New Roman" w:hAnsi="Calibri" w:cs="Times New Roman"/>
                <w:color w:val="000000"/>
              </w:rPr>
            </w:pPr>
            <w:r w:rsidRPr="00382DB5">
              <w:rPr>
                <w:rFonts w:ascii="Calibri" w:eastAsia="Times New Roman" w:hAnsi="Calibri" w:cs="Times New Roman"/>
                <w:color w:val="000000"/>
              </w:rPr>
              <w:t>-10</w:t>
            </w:r>
          </w:p>
        </w:tc>
        <w:tc>
          <w:tcPr>
            <w:tcW w:w="1480" w:type="dxa"/>
            <w:tcBorders>
              <w:top w:val="nil"/>
              <w:left w:val="nil"/>
              <w:bottom w:val="nil"/>
              <w:right w:val="nil"/>
            </w:tcBorders>
            <w:shd w:val="clear" w:color="auto" w:fill="auto"/>
            <w:vAlign w:val="center"/>
            <w:hideMark/>
          </w:tcPr>
          <w:p w14:paraId="19C197BB"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Each</w:t>
            </w:r>
          </w:p>
        </w:tc>
        <w:tc>
          <w:tcPr>
            <w:tcW w:w="2380" w:type="dxa"/>
            <w:tcBorders>
              <w:top w:val="nil"/>
              <w:left w:val="nil"/>
              <w:bottom w:val="nil"/>
              <w:right w:val="single" w:sz="4" w:space="0" w:color="auto"/>
            </w:tcBorders>
            <w:shd w:val="clear" w:color="auto" w:fill="auto"/>
            <w:vAlign w:val="center"/>
            <w:hideMark/>
          </w:tcPr>
          <w:p w14:paraId="32E6A21F"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xml:space="preserve"> Need to pull this from somewhere. Rush hours are different in different areas. </w:t>
            </w:r>
          </w:p>
        </w:tc>
      </w:tr>
      <w:tr w:rsidR="00382DB5" w:rsidRPr="00382DB5" w14:paraId="3F4F32C4" w14:textId="77777777" w:rsidTr="008E57DD">
        <w:trPr>
          <w:trHeight w:val="288"/>
          <w:jc w:val="center"/>
        </w:trPr>
        <w:tc>
          <w:tcPr>
            <w:tcW w:w="3260" w:type="dxa"/>
            <w:tcBorders>
              <w:top w:val="nil"/>
              <w:left w:val="single" w:sz="4" w:space="0" w:color="auto"/>
              <w:bottom w:val="nil"/>
              <w:right w:val="nil"/>
            </w:tcBorders>
            <w:shd w:val="clear" w:color="auto" w:fill="auto"/>
            <w:vAlign w:val="center"/>
            <w:hideMark/>
          </w:tcPr>
          <w:p w14:paraId="241D4A4F"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Driving more than 3 hours w/o stop</w:t>
            </w:r>
          </w:p>
        </w:tc>
        <w:tc>
          <w:tcPr>
            <w:tcW w:w="960" w:type="dxa"/>
            <w:tcBorders>
              <w:top w:val="nil"/>
              <w:left w:val="nil"/>
              <w:bottom w:val="nil"/>
              <w:right w:val="nil"/>
            </w:tcBorders>
            <w:shd w:val="clear" w:color="auto" w:fill="auto"/>
            <w:vAlign w:val="center"/>
            <w:hideMark/>
          </w:tcPr>
          <w:p w14:paraId="12B87EC3" w14:textId="77777777" w:rsidR="00382DB5" w:rsidRPr="00382DB5" w:rsidRDefault="00382DB5" w:rsidP="00382DB5">
            <w:pPr>
              <w:spacing w:after="0" w:line="240" w:lineRule="auto"/>
              <w:jc w:val="right"/>
              <w:rPr>
                <w:rFonts w:ascii="Calibri" w:eastAsia="Times New Roman" w:hAnsi="Calibri" w:cs="Times New Roman"/>
                <w:color w:val="000000"/>
              </w:rPr>
            </w:pPr>
            <w:r w:rsidRPr="00382DB5">
              <w:rPr>
                <w:rFonts w:ascii="Calibri" w:eastAsia="Times New Roman" w:hAnsi="Calibri" w:cs="Times New Roman"/>
                <w:color w:val="000000"/>
              </w:rPr>
              <w:t>-10</w:t>
            </w:r>
          </w:p>
        </w:tc>
        <w:tc>
          <w:tcPr>
            <w:tcW w:w="1480" w:type="dxa"/>
            <w:tcBorders>
              <w:top w:val="nil"/>
              <w:left w:val="nil"/>
              <w:bottom w:val="nil"/>
              <w:right w:val="nil"/>
            </w:tcBorders>
            <w:shd w:val="clear" w:color="auto" w:fill="auto"/>
            <w:vAlign w:val="center"/>
            <w:hideMark/>
          </w:tcPr>
          <w:p w14:paraId="4AE3ABF2"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Each</w:t>
            </w:r>
          </w:p>
        </w:tc>
        <w:tc>
          <w:tcPr>
            <w:tcW w:w="2380" w:type="dxa"/>
            <w:tcBorders>
              <w:top w:val="nil"/>
              <w:left w:val="nil"/>
              <w:bottom w:val="nil"/>
              <w:right w:val="single" w:sz="4" w:space="0" w:color="auto"/>
            </w:tcBorders>
            <w:shd w:val="clear" w:color="auto" w:fill="auto"/>
            <w:vAlign w:val="center"/>
            <w:hideMark/>
          </w:tcPr>
          <w:p w14:paraId="1B484A18"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w:t>
            </w:r>
          </w:p>
        </w:tc>
      </w:tr>
      <w:tr w:rsidR="00382DB5" w:rsidRPr="00382DB5" w14:paraId="77F06295" w14:textId="77777777" w:rsidTr="008E57DD">
        <w:trPr>
          <w:trHeight w:val="288"/>
          <w:jc w:val="center"/>
        </w:trPr>
        <w:tc>
          <w:tcPr>
            <w:tcW w:w="3260" w:type="dxa"/>
            <w:tcBorders>
              <w:top w:val="nil"/>
              <w:left w:val="single" w:sz="4" w:space="0" w:color="auto"/>
              <w:bottom w:val="nil"/>
              <w:right w:val="nil"/>
            </w:tcBorders>
            <w:shd w:val="clear" w:color="auto" w:fill="auto"/>
            <w:vAlign w:val="center"/>
            <w:hideMark/>
          </w:tcPr>
          <w:p w14:paraId="5C5B5DF2"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Driving more than 30 miles a day.</w:t>
            </w:r>
          </w:p>
        </w:tc>
        <w:tc>
          <w:tcPr>
            <w:tcW w:w="960" w:type="dxa"/>
            <w:tcBorders>
              <w:top w:val="nil"/>
              <w:left w:val="nil"/>
              <w:bottom w:val="nil"/>
              <w:right w:val="nil"/>
            </w:tcBorders>
            <w:shd w:val="clear" w:color="auto" w:fill="auto"/>
            <w:vAlign w:val="center"/>
            <w:hideMark/>
          </w:tcPr>
          <w:p w14:paraId="382FF777" w14:textId="77777777" w:rsidR="00382DB5" w:rsidRPr="00382DB5" w:rsidRDefault="00382DB5" w:rsidP="00382DB5">
            <w:pPr>
              <w:spacing w:after="0" w:line="240" w:lineRule="auto"/>
              <w:jc w:val="right"/>
              <w:rPr>
                <w:rFonts w:ascii="Calibri" w:eastAsia="Times New Roman" w:hAnsi="Calibri" w:cs="Times New Roman"/>
                <w:color w:val="000000"/>
              </w:rPr>
            </w:pPr>
            <w:r w:rsidRPr="00382DB5">
              <w:rPr>
                <w:rFonts w:ascii="Calibri" w:eastAsia="Times New Roman" w:hAnsi="Calibri" w:cs="Times New Roman"/>
                <w:color w:val="000000"/>
              </w:rPr>
              <w:t>-10</w:t>
            </w:r>
          </w:p>
        </w:tc>
        <w:tc>
          <w:tcPr>
            <w:tcW w:w="1480" w:type="dxa"/>
            <w:tcBorders>
              <w:top w:val="nil"/>
              <w:left w:val="nil"/>
              <w:bottom w:val="nil"/>
              <w:right w:val="nil"/>
            </w:tcBorders>
            <w:shd w:val="clear" w:color="auto" w:fill="auto"/>
            <w:vAlign w:val="center"/>
            <w:hideMark/>
          </w:tcPr>
          <w:p w14:paraId="23354EF3"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Daily</w:t>
            </w:r>
          </w:p>
        </w:tc>
        <w:tc>
          <w:tcPr>
            <w:tcW w:w="2380" w:type="dxa"/>
            <w:tcBorders>
              <w:top w:val="nil"/>
              <w:left w:val="nil"/>
              <w:bottom w:val="nil"/>
              <w:right w:val="single" w:sz="4" w:space="0" w:color="auto"/>
            </w:tcBorders>
            <w:shd w:val="clear" w:color="auto" w:fill="auto"/>
            <w:vAlign w:val="center"/>
            <w:hideMark/>
          </w:tcPr>
          <w:p w14:paraId="4F227507"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w:t>
            </w:r>
          </w:p>
        </w:tc>
      </w:tr>
      <w:tr w:rsidR="00382DB5" w:rsidRPr="00382DB5" w14:paraId="068148F2" w14:textId="77777777" w:rsidTr="008E57DD">
        <w:trPr>
          <w:trHeight w:val="576"/>
          <w:jc w:val="center"/>
        </w:trPr>
        <w:tc>
          <w:tcPr>
            <w:tcW w:w="3260" w:type="dxa"/>
            <w:tcBorders>
              <w:top w:val="nil"/>
              <w:left w:val="single" w:sz="4" w:space="0" w:color="auto"/>
              <w:bottom w:val="nil"/>
              <w:right w:val="nil"/>
            </w:tcBorders>
            <w:shd w:val="clear" w:color="auto" w:fill="auto"/>
            <w:vAlign w:val="center"/>
            <w:hideMark/>
          </w:tcPr>
          <w:p w14:paraId="5C02F48D" w14:textId="77777777" w:rsidR="00382DB5" w:rsidRPr="00382DB5" w:rsidRDefault="00382DB5" w:rsidP="00382DB5">
            <w:pPr>
              <w:spacing w:after="0" w:line="240" w:lineRule="auto"/>
              <w:rPr>
                <w:rFonts w:ascii="Calibri" w:eastAsia="Times New Roman" w:hAnsi="Calibri" w:cs="Times New Roman"/>
                <w:i/>
                <w:iCs/>
                <w:color w:val="4F6228"/>
              </w:rPr>
            </w:pPr>
            <w:r w:rsidRPr="00382DB5">
              <w:rPr>
                <w:rFonts w:ascii="Calibri" w:eastAsia="Times New Roman" w:hAnsi="Calibri" w:cs="Times New Roman"/>
                <w:i/>
                <w:iCs/>
                <w:color w:val="4F6228"/>
              </w:rPr>
              <w:t>Can we track when air bags are deployed?</w:t>
            </w:r>
          </w:p>
        </w:tc>
        <w:tc>
          <w:tcPr>
            <w:tcW w:w="960" w:type="dxa"/>
            <w:tcBorders>
              <w:top w:val="nil"/>
              <w:left w:val="nil"/>
              <w:bottom w:val="nil"/>
              <w:right w:val="nil"/>
            </w:tcBorders>
            <w:shd w:val="clear" w:color="auto" w:fill="auto"/>
            <w:vAlign w:val="center"/>
            <w:hideMark/>
          </w:tcPr>
          <w:p w14:paraId="786C99F7" w14:textId="77777777" w:rsidR="00382DB5" w:rsidRPr="00382DB5" w:rsidRDefault="00382DB5" w:rsidP="00382DB5">
            <w:pPr>
              <w:spacing w:after="0" w:line="240" w:lineRule="auto"/>
              <w:jc w:val="right"/>
              <w:rPr>
                <w:rFonts w:ascii="Calibri" w:eastAsia="Times New Roman" w:hAnsi="Calibri" w:cs="Times New Roman"/>
                <w:i/>
                <w:iCs/>
                <w:color w:val="4F6228"/>
              </w:rPr>
            </w:pPr>
            <w:r w:rsidRPr="00382DB5">
              <w:rPr>
                <w:rFonts w:ascii="Calibri" w:eastAsia="Times New Roman" w:hAnsi="Calibri" w:cs="Times New Roman"/>
                <w:i/>
                <w:iCs/>
                <w:color w:val="4F6228"/>
              </w:rPr>
              <w:t>-100</w:t>
            </w:r>
          </w:p>
        </w:tc>
        <w:tc>
          <w:tcPr>
            <w:tcW w:w="1480" w:type="dxa"/>
            <w:tcBorders>
              <w:top w:val="nil"/>
              <w:left w:val="nil"/>
              <w:bottom w:val="nil"/>
              <w:right w:val="nil"/>
            </w:tcBorders>
            <w:shd w:val="clear" w:color="auto" w:fill="auto"/>
            <w:vAlign w:val="bottom"/>
            <w:hideMark/>
          </w:tcPr>
          <w:p w14:paraId="795B8346" w14:textId="77777777" w:rsidR="00382DB5" w:rsidRPr="00382DB5" w:rsidRDefault="00382DB5" w:rsidP="00382DB5">
            <w:pPr>
              <w:spacing w:after="0" w:line="240" w:lineRule="auto"/>
              <w:rPr>
                <w:rFonts w:ascii="Calibri" w:eastAsia="Times New Roman" w:hAnsi="Calibri" w:cs="Times New Roman"/>
                <w:color w:val="000000"/>
              </w:rPr>
            </w:pPr>
          </w:p>
        </w:tc>
        <w:tc>
          <w:tcPr>
            <w:tcW w:w="2380" w:type="dxa"/>
            <w:tcBorders>
              <w:top w:val="nil"/>
              <w:left w:val="nil"/>
              <w:bottom w:val="nil"/>
              <w:right w:val="single" w:sz="4" w:space="0" w:color="auto"/>
            </w:tcBorders>
            <w:shd w:val="clear" w:color="auto" w:fill="auto"/>
            <w:vAlign w:val="center"/>
            <w:hideMark/>
          </w:tcPr>
          <w:p w14:paraId="46C82005" w14:textId="77777777" w:rsidR="00382DB5" w:rsidRPr="00382DB5" w:rsidRDefault="00382DB5" w:rsidP="00382DB5">
            <w:pPr>
              <w:spacing w:after="0" w:line="240" w:lineRule="auto"/>
              <w:rPr>
                <w:rFonts w:ascii="Calibri" w:eastAsia="Times New Roman" w:hAnsi="Calibri" w:cs="Times New Roman"/>
                <w:i/>
                <w:iCs/>
                <w:color w:val="4F6228"/>
              </w:rPr>
            </w:pPr>
            <w:r w:rsidRPr="00382DB5">
              <w:rPr>
                <w:rFonts w:ascii="Calibri" w:eastAsia="Times New Roman" w:hAnsi="Calibri" w:cs="Times New Roman"/>
                <w:i/>
                <w:iCs/>
                <w:color w:val="4F6228"/>
              </w:rPr>
              <w:t>Thoughts?</w:t>
            </w:r>
          </w:p>
        </w:tc>
      </w:tr>
      <w:tr w:rsidR="00382DB5" w:rsidRPr="00382DB5" w14:paraId="53030686" w14:textId="77777777" w:rsidTr="008E57DD">
        <w:trPr>
          <w:trHeight w:val="576"/>
          <w:jc w:val="center"/>
        </w:trPr>
        <w:tc>
          <w:tcPr>
            <w:tcW w:w="3260" w:type="dxa"/>
            <w:tcBorders>
              <w:top w:val="nil"/>
              <w:left w:val="single" w:sz="4" w:space="0" w:color="auto"/>
              <w:bottom w:val="nil"/>
              <w:right w:val="nil"/>
            </w:tcBorders>
            <w:shd w:val="clear" w:color="auto" w:fill="auto"/>
            <w:vAlign w:val="center"/>
            <w:hideMark/>
          </w:tcPr>
          <w:p w14:paraId="28D81953"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Geo fence</w:t>
            </w:r>
          </w:p>
        </w:tc>
        <w:tc>
          <w:tcPr>
            <w:tcW w:w="960" w:type="dxa"/>
            <w:tcBorders>
              <w:top w:val="nil"/>
              <w:left w:val="nil"/>
              <w:bottom w:val="nil"/>
              <w:right w:val="nil"/>
            </w:tcBorders>
            <w:shd w:val="clear" w:color="auto" w:fill="auto"/>
            <w:vAlign w:val="center"/>
            <w:hideMark/>
          </w:tcPr>
          <w:p w14:paraId="05503B7B" w14:textId="77777777" w:rsidR="00382DB5" w:rsidRPr="00382DB5" w:rsidRDefault="00382DB5" w:rsidP="00382DB5">
            <w:pPr>
              <w:spacing w:after="0" w:line="240" w:lineRule="auto"/>
              <w:jc w:val="right"/>
              <w:rPr>
                <w:rFonts w:ascii="Calibri" w:eastAsia="Times New Roman" w:hAnsi="Calibri" w:cs="Times New Roman"/>
                <w:color w:val="000000"/>
              </w:rPr>
            </w:pPr>
          </w:p>
        </w:tc>
        <w:tc>
          <w:tcPr>
            <w:tcW w:w="1480" w:type="dxa"/>
            <w:tcBorders>
              <w:top w:val="nil"/>
              <w:left w:val="nil"/>
              <w:bottom w:val="nil"/>
              <w:right w:val="nil"/>
            </w:tcBorders>
            <w:shd w:val="clear" w:color="auto" w:fill="auto"/>
            <w:vAlign w:val="center"/>
            <w:hideMark/>
          </w:tcPr>
          <w:p w14:paraId="7206853E"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Each</w:t>
            </w:r>
          </w:p>
        </w:tc>
        <w:tc>
          <w:tcPr>
            <w:tcW w:w="2380" w:type="dxa"/>
            <w:tcBorders>
              <w:top w:val="nil"/>
              <w:left w:val="nil"/>
              <w:bottom w:val="nil"/>
              <w:right w:val="single" w:sz="4" w:space="0" w:color="auto"/>
            </w:tcBorders>
            <w:shd w:val="clear" w:color="auto" w:fill="auto"/>
            <w:vAlign w:val="center"/>
            <w:hideMark/>
          </w:tcPr>
          <w:p w14:paraId="7F329820"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Notify, but no points are decremented</w:t>
            </w:r>
          </w:p>
        </w:tc>
      </w:tr>
      <w:tr w:rsidR="00382DB5" w:rsidRPr="00382DB5" w14:paraId="11107046" w14:textId="77777777" w:rsidTr="008E57DD">
        <w:trPr>
          <w:trHeight w:val="576"/>
          <w:jc w:val="center"/>
        </w:trPr>
        <w:tc>
          <w:tcPr>
            <w:tcW w:w="3260" w:type="dxa"/>
            <w:tcBorders>
              <w:top w:val="nil"/>
              <w:left w:val="single" w:sz="4" w:space="0" w:color="auto"/>
              <w:bottom w:val="nil"/>
              <w:right w:val="nil"/>
            </w:tcBorders>
            <w:shd w:val="clear" w:color="auto" w:fill="auto"/>
            <w:vAlign w:val="center"/>
            <w:hideMark/>
          </w:tcPr>
          <w:p w14:paraId="361E291C"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High speed</w:t>
            </w:r>
          </w:p>
        </w:tc>
        <w:tc>
          <w:tcPr>
            <w:tcW w:w="960" w:type="dxa"/>
            <w:tcBorders>
              <w:top w:val="nil"/>
              <w:left w:val="nil"/>
              <w:bottom w:val="nil"/>
              <w:right w:val="nil"/>
            </w:tcBorders>
            <w:shd w:val="clear" w:color="auto" w:fill="auto"/>
            <w:vAlign w:val="bottom"/>
            <w:hideMark/>
          </w:tcPr>
          <w:p w14:paraId="3E1BD643" w14:textId="77777777" w:rsidR="00382DB5" w:rsidRPr="00382DB5" w:rsidRDefault="00382DB5" w:rsidP="00382DB5">
            <w:pPr>
              <w:spacing w:after="0" w:line="240" w:lineRule="auto"/>
              <w:rPr>
                <w:rFonts w:ascii="Calibri" w:eastAsia="Times New Roman" w:hAnsi="Calibri" w:cs="Times New Roman"/>
                <w:color w:val="000000"/>
              </w:rPr>
            </w:pPr>
          </w:p>
        </w:tc>
        <w:tc>
          <w:tcPr>
            <w:tcW w:w="1480" w:type="dxa"/>
            <w:tcBorders>
              <w:top w:val="nil"/>
              <w:left w:val="nil"/>
              <w:bottom w:val="nil"/>
              <w:right w:val="nil"/>
            </w:tcBorders>
            <w:shd w:val="clear" w:color="auto" w:fill="auto"/>
            <w:vAlign w:val="bottom"/>
            <w:hideMark/>
          </w:tcPr>
          <w:p w14:paraId="4CF79FEE"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Each</w:t>
            </w:r>
          </w:p>
        </w:tc>
        <w:tc>
          <w:tcPr>
            <w:tcW w:w="2380" w:type="dxa"/>
            <w:tcBorders>
              <w:top w:val="nil"/>
              <w:left w:val="nil"/>
              <w:bottom w:val="nil"/>
              <w:right w:val="single" w:sz="4" w:space="0" w:color="auto"/>
            </w:tcBorders>
            <w:shd w:val="clear" w:color="auto" w:fill="auto"/>
            <w:vAlign w:val="center"/>
            <w:hideMark/>
          </w:tcPr>
          <w:p w14:paraId="52BF5443"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Notify, but no points are decremented</w:t>
            </w:r>
          </w:p>
        </w:tc>
      </w:tr>
      <w:tr w:rsidR="00382DB5" w:rsidRPr="00382DB5" w14:paraId="363E1C3D" w14:textId="77777777" w:rsidTr="008E57DD">
        <w:trPr>
          <w:trHeight w:val="300"/>
          <w:jc w:val="center"/>
        </w:trPr>
        <w:tc>
          <w:tcPr>
            <w:tcW w:w="3260" w:type="dxa"/>
            <w:tcBorders>
              <w:top w:val="single" w:sz="8" w:space="0" w:color="auto"/>
              <w:left w:val="single" w:sz="4" w:space="0" w:color="auto"/>
              <w:bottom w:val="single" w:sz="8" w:space="0" w:color="auto"/>
              <w:right w:val="nil"/>
            </w:tcBorders>
            <w:shd w:val="clear" w:color="auto" w:fill="auto"/>
            <w:vAlign w:val="center"/>
            <w:hideMark/>
          </w:tcPr>
          <w:p w14:paraId="5FB9A56B" w14:textId="77777777" w:rsidR="00382DB5" w:rsidRPr="00382DB5" w:rsidRDefault="00382DB5" w:rsidP="00382DB5">
            <w:pPr>
              <w:spacing w:after="0" w:line="240" w:lineRule="auto"/>
              <w:rPr>
                <w:rFonts w:ascii="Calibri" w:eastAsia="Times New Roman" w:hAnsi="Calibri" w:cs="Times New Roman"/>
                <w:b/>
                <w:bCs/>
                <w:color w:val="000000"/>
              </w:rPr>
            </w:pPr>
            <w:r w:rsidRPr="00382DB5">
              <w:rPr>
                <w:rFonts w:ascii="Calibri" w:eastAsia="Times New Roman" w:hAnsi="Calibri" w:cs="Times New Roman"/>
                <w:b/>
                <w:bCs/>
                <w:color w:val="000000"/>
              </w:rPr>
              <w:t>Add Points</w:t>
            </w:r>
          </w:p>
        </w:tc>
        <w:tc>
          <w:tcPr>
            <w:tcW w:w="960" w:type="dxa"/>
            <w:tcBorders>
              <w:top w:val="single" w:sz="8" w:space="0" w:color="auto"/>
              <w:left w:val="nil"/>
              <w:bottom w:val="single" w:sz="8" w:space="0" w:color="auto"/>
              <w:right w:val="nil"/>
            </w:tcBorders>
            <w:shd w:val="clear" w:color="auto" w:fill="auto"/>
            <w:vAlign w:val="center"/>
            <w:hideMark/>
          </w:tcPr>
          <w:p w14:paraId="700BDEDF"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w:t>
            </w:r>
          </w:p>
        </w:tc>
        <w:tc>
          <w:tcPr>
            <w:tcW w:w="1480" w:type="dxa"/>
            <w:tcBorders>
              <w:top w:val="single" w:sz="8" w:space="0" w:color="auto"/>
              <w:left w:val="nil"/>
              <w:bottom w:val="single" w:sz="8" w:space="0" w:color="auto"/>
              <w:right w:val="nil"/>
            </w:tcBorders>
            <w:shd w:val="clear" w:color="auto" w:fill="auto"/>
            <w:vAlign w:val="center"/>
            <w:hideMark/>
          </w:tcPr>
          <w:p w14:paraId="12720B86"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w:t>
            </w:r>
          </w:p>
        </w:tc>
        <w:tc>
          <w:tcPr>
            <w:tcW w:w="2380" w:type="dxa"/>
            <w:tcBorders>
              <w:top w:val="single" w:sz="8" w:space="0" w:color="auto"/>
              <w:left w:val="nil"/>
              <w:bottom w:val="single" w:sz="8" w:space="0" w:color="auto"/>
              <w:right w:val="single" w:sz="4" w:space="0" w:color="auto"/>
            </w:tcBorders>
            <w:shd w:val="clear" w:color="auto" w:fill="auto"/>
            <w:vAlign w:val="center"/>
            <w:hideMark/>
          </w:tcPr>
          <w:p w14:paraId="3C30C68E"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w:t>
            </w:r>
          </w:p>
        </w:tc>
      </w:tr>
      <w:tr w:rsidR="00382DB5" w:rsidRPr="00382DB5" w14:paraId="0BA96B96" w14:textId="77777777" w:rsidTr="008E57DD">
        <w:trPr>
          <w:trHeight w:val="288"/>
          <w:jc w:val="center"/>
        </w:trPr>
        <w:tc>
          <w:tcPr>
            <w:tcW w:w="3260" w:type="dxa"/>
            <w:tcBorders>
              <w:top w:val="nil"/>
              <w:left w:val="single" w:sz="4" w:space="0" w:color="auto"/>
              <w:bottom w:val="nil"/>
              <w:right w:val="nil"/>
            </w:tcBorders>
            <w:shd w:val="clear" w:color="auto" w:fill="auto"/>
            <w:vAlign w:val="center"/>
            <w:hideMark/>
          </w:tcPr>
          <w:p w14:paraId="43B7B6A3"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Soft stop</w:t>
            </w:r>
          </w:p>
        </w:tc>
        <w:tc>
          <w:tcPr>
            <w:tcW w:w="960" w:type="dxa"/>
            <w:tcBorders>
              <w:top w:val="nil"/>
              <w:left w:val="nil"/>
              <w:bottom w:val="nil"/>
              <w:right w:val="nil"/>
            </w:tcBorders>
            <w:shd w:val="clear" w:color="auto" w:fill="auto"/>
            <w:vAlign w:val="center"/>
            <w:hideMark/>
          </w:tcPr>
          <w:p w14:paraId="79E655D7" w14:textId="77777777" w:rsidR="00382DB5" w:rsidRPr="00382DB5" w:rsidRDefault="00382DB5" w:rsidP="00382DB5">
            <w:pPr>
              <w:spacing w:after="0" w:line="240" w:lineRule="auto"/>
              <w:jc w:val="right"/>
              <w:rPr>
                <w:rFonts w:ascii="Calibri" w:eastAsia="Times New Roman" w:hAnsi="Calibri" w:cs="Times New Roman"/>
                <w:color w:val="000000"/>
              </w:rPr>
            </w:pPr>
            <w:r w:rsidRPr="00382DB5">
              <w:rPr>
                <w:rFonts w:ascii="Calibri" w:eastAsia="Times New Roman" w:hAnsi="Calibri" w:cs="Times New Roman"/>
                <w:color w:val="000000"/>
              </w:rPr>
              <w:t>10</w:t>
            </w:r>
          </w:p>
        </w:tc>
        <w:tc>
          <w:tcPr>
            <w:tcW w:w="1480" w:type="dxa"/>
            <w:tcBorders>
              <w:top w:val="nil"/>
              <w:left w:val="nil"/>
              <w:bottom w:val="nil"/>
              <w:right w:val="nil"/>
            </w:tcBorders>
            <w:shd w:val="clear" w:color="auto" w:fill="auto"/>
            <w:vAlign w:val="center"/>
            <w:hideMark/>
          </w:tcPr>
          <w:p w14:paraId="14781604"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Daily</w:t>
            </w:r>
          </w:p>
        </w:tc>
        <w:tc>
          <w:tcPr>
            <w:tcW w:w="2380" w:type="dxa"/>
            <w:tcBorders>
              <w:top w:val="nil"/>
              <w:left w:val="nil"/>
              <w:bottom w:val="nil"/>
              <w:right w:val="single" w:sz="4" w:space="0" w:color="auto"/>
            </w:tcBorders>
            <w:shd w:val="clear" w:color="auto" w:fill="auto"/>
            <w:vAlign w:val="center"/>
            <w:hideMark/>
          </w:tcPr>
          <w:p w14:paraId="5DF14323"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w:t>
            </w:r>
          </w:p>
        </w:tc>
      </w:tr>
      <w:tr w:rsidR="00382DB5" w:rsidRPr="00382DB5" w14:paraId="7A7CA96C" w14:textId="77777777" w:rsidTr="008E57DD">
        <w:trPr>
          <w:trHeight w:val="288"/>
          <w:jc w:val="center"/>
        </w:trPr>
        <w:tc>
          <w:tcPr>
            <w:tcW w:w="3260" w:type="dxa"/>
            <w:tcBorders>
              <w:top w:val="nil"/>
              <w:left w:val="single" w:sz="4" w:space="0" w:color="auto"/>
              <w:bottom w:val="nil"/>
              <w:right w:val="nil"/>
            </w:tcBorders>
            <w:shd w:val="clear" w:color="auto" w:fill="auto"/>
            <w:vAlign w:val="center"/>
            <w:hideMark/>
          </w:tcPr>
          <w:p w14:paraId="7D91131C"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Steady acceleration</w:t>
            </w:r>
          </w:p>
        </w:tc>
        <w:tc>
          <w:tcPr>
            <w:tcW w:w="960" w:type="dxa"/>
            <w:tcBorders>
              <w:top w:val="nil"/>
              <w:left w:val="nil"/>
              <w:bottom w:val="nil"/>
              <w:right w:val="nil"/>
            </w:tcBorders>
            <w:shd w:val="clear" w:color="auto" w:fill="auto"/>
            <w:vAlign w:val="center"/>
            <w:hideMark/>
          </w:tcPr>
          <w:p w14:paraId="41970D29" w14:textId="77777777" w:rsidR="00382DB5" w:rsidRPr="00382DB5" w:rsidRDefault="00382DB5" w:rsidP="00382DB5">
            <w:pPr>
              <w:spacing w:after="0" w:line="240" w:lineRule="auto"/>
              <w:jc w:val="right"/>
              <w:rPr>
                <w:rFonts w:ascii="Calibri" w:eastAsia="Times New Roman" w:hAnsi="Calibri" w:cs="Times New Roman"/>
                <w:color w:val="000000"/>
              </w:rPr>
            </w:pPr>
            <w:r w:rsidRPr="00382DB5">
              <w:rPr>
                <w:rFonts w:ascii="Calibri" w:eastAsia="Times New Roman" w:hAnsi="Calibri" w:cs="Times New Roman"/>
                <w:color w:val="000000"/>
              </w:rPr>
              <w:t>10</w:t>
            </w:r>
          </w:p>
        </w:tc>
        <w:tc>
          <w:tcPr>
            <w:tcW w:w="1480" w:type="dxa"/>
            <w:tcBorders>
              <w:top w:val="nil"/>
              <w:left w:val="nil"/>
              <w:bottom w:val="nil"/>
              <w:right w:val="nil"/>
            </w:tcBorders>
            <w:shd w:val="clear" w:color="auto" w:fill="auto"/>
            <w:vAlign w:val="center"/>
            <w:hideMark/>
          </w:tcPr>
          <w:p w14:paraId="5AE0BEA0"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Daily</w:t>
            </w:r>
          </w:p>
        </w:tc>
        <w:tc>
          <w:tcPr>
            <w:tcW w:w="2380" w:type="dxa"/>
            <w:tcBorders>
              <w:top w:val="nil"/>
              <w:left w:val="nil"/>
              <w:bottom w:val="nil"/>
              <w:right w:val="single" w:sz="4" w:space="0" w:color="auto"/>
            </w:tcBorders>
            <w:shd w:val="clear" w:color="auto" w:fill="auto"/>
            <w:vAlign w:val="center"/>
            <w:hideMark/>
          </w:tcPr>
          <w:p w14:paraId="7AFDED11"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w:t>
            </w:r>
          </w:p>
        </w:tc>
      </w:tr>
      <w:tr w:rsidR="00382DB5" w:rsidRPr="00382DB5" w14:paraId="24A19054" w14:textId="77777777" w:rsidTr="008E57DD">
        <w:trPr>
          <w:trHeight w:val="288"/>
          <w:jc w:val="center"/>
        </w:trPr>
        <w:tc>
          <w:tcPr>
            <w:tcW w:w="3260" w:type="dxa"/>
            <w:tcBorders>
              <w:top w:val="nil"/>
              <w:left w:val="single" w:sz="4" w:space="0" w:color="auto"/>
              <w:bottom w:val="nil"/>
              <w:right w:val="nil"/>
            </w:tcBorders>
            <w:shd w:val="clear" w:color="auto" w:fill="auto"/>
            <w:vAlign w:val="center"/>
            <w:hideMark/>
          </w:tcPr>
          <w:p w14:paraId="1B7C8501"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Driving within the speed limit</w:t>
            </w:r>
          </w:p>
        </w:tc>
        <w:tc>
          <w:tcPr>
            <w:tcW w:w="960" w:type="dxa"/>
            <w:tcBorders>
              <w:top w:val="nil"/>
              <w:left w:val="nil"/>
              <w:bottom w:val="nil"/>
              <w:right w:val="nil"/>
            </w:tcBorders>
            <w:shd w:val="clear" w:color="auto" w:fill="auto"/>
            <w:vAlign w:val="center"/>
            <w:hideMark/>
          </w:tcPr>
          <w:p w14:paraId="13073914" w14:textId="77777777" w:rsidR="00382DB5" w:rsidRPr="00382DB5" w:rsidRDefault="00382DB5" w:rsidP="00382DB5">
            <w:pPr>
              <w:spacing w:after="0" w:line="240" w:lineRule="auto"/>
              <w:jc w:val="right"/>
              <w:rPr>
                <w:rFonts w:ascii="Calibri" w:eastAsia="Times New Roman" w:hAnsi="Calibri" w:cs="Times New Roman"/>
                <w:color w:val="000000"/>
              </w:rPr>
            </w:pPr>
            <w:r w:rsidRPr="00382DB5">
              <w:rPr>
                <w:rFonts w:ascii="Calibri" w:eastAsia="Times New Roman" w:hAnsi="Calibri" w:cs="Times New Roman"/>
                <w:color w:val="000000"/>
              </w:rPr>
              <w:t>10</w:t>
            </w:r>
          </w:p>
        </w:tc>
        <w:tc>
          <w:tcPr>
            <w:tcW w:w="1480" w:type="dxa"/>
            <w:tcBorders>
              <w:top w:val="nil"/>
              <w:left w:val="nil"/>
              <w:bottom w:val="nil"/>
              <w:right w:val="nil"/>
            </w:tcBorders>
            <w:shd w:val="clear" w:color="auto" w:fill="auto"/>
            <w:vAlign w:val="center"/>
            <w:hideMark/>
          </w:tcPr>
          <w:p w14:paraId="17257335"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Daily</w:t>
            </w:r>
          </w:p>
        </w:tc>
        <w:tc>
          <w:tcPr>
            <w:tcW w:w="2380" w:type="dxa"/>
            <w:tcBorders>
              <w:top w:val="nil"/>
              <w:left w:val="nil"/>
              <w:bottom w:val="nil"/>
              <w:right w:val="single" w:sz="4" w:space="0" w:color="auto"/>
            </w:tcBorders>
            <w:shd w:val="clear" w:color="auto" w:fill="auto"/>
            <w:vAlign w:val="center"/>
            <w:hideMark/>
          </w:tcPr>
          <w:p w14:paraId="12C181E9"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w:t>
            </w:r>
          </w:p>
        </w:tc>
      </w:tr>
      <w:tr w:rsidR="00382DB5" w:rsidRPr="00382DB5" w14:paraId="7463AB39" w14:textId="77777777" w:rsidTr="008E57DD">
        <w:trPr>
          <w:trHeight w:val="288"/>
          <w:jc w:val="center"/>
        </w:trPr>
        <w:tc>
          <w:tcPr>
            <w:tcW w:w="3260" w:type="dxa"/>
            <w:tcBorders>
              <w:top w:val="nil"/>
              <w:left w:val="single" w:sz="4" w:space="0" w:color="auto"/>
              <w:bottom w:val="nil"/>
              <w:right w:val="nil"/>
            </w:tcBorders>
            <w:shd w:val="clear" w:color="auto" w:fill="auto"/>
            <w:vAlign w:val="center"/>
            <w:hideMark/>
          </w:tcPr>
          <w:p w14:paraId="652AA155"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Driving less than 30 miles</w:t>
            </w:r>
          </w:p>
        </w:tc>
        <w:tc>
          <w:tcPr>
            <w:tcW w:w="960" w:type="dxa"/>
            <w:tcBorders>
              <w:top w:val="nil"/>
              <w:left w:val="nil"/>
              <w:bottom w:val="nil"/>
              <w:right w:val="nil"/>
            </w:tcBorders>
            <w:shd w:val="clear" w:color="auto" w:fill="auto"/>
            <w:vAlign w:val="center"/>
            <w:hideMark/>
          </w:tcPr>
          <w:p w14:paraId="2F7C2A46" w14:textId="77777777" w:rsidR="00382DB5" w:rsidRPr="00382DB5" w:rsidRDefault="00382DB5" w:rsidP="00382DB5">
            <w:pPr>
              <w:spacing w:after="0" w:line="240" w:lineRule="auto"/>
              <w:jc w:val="right"/>
              <w:rPr>
                <w:rFonts w:ascii="Calibri" w:eastAsia="Times New Roman" w:hAnsi="Calibri" w:cs="Times New Roman"/>
                <w:color w:val="000000"/>
              </w:rPr>
            </w:pPr>
            <w:r w:rsidRPr="00382DB5">
              <w:rPr>
                <w:rFonts w:ascii="Calibri" w:eastAsia="Times New Roman" w:hAnsi="Calibri" w:cs="Times New Roman"/>
                <w:color w:val="000000"/>
              </w:rPr>
              <w:t>10</w:t>
            </w:r>
          </w:p>
        </w:tc>
        <w:tc>
          <w:tcPr>
            <w:tcW w:w="1480" w:type="dxa"/>
            <w:tcBorders>
              <w:top w:val="nil"/>
              <w:left w:val="nil"/>
              <w:bottom w:val="nil"/>
              <w:right w:val="nil"/>
            </w:tcBorders>
            <w:shd w:val="clear" w:color="auto" w:fill="auto"/>
            <w:vAlign w:val="center"/>
            <w:hideMark/>
          </w:tcPr>
          <w:p w14:paraId="496E8497"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Daily</w:t>
            </w:r>
          </w:p>
        </w:tc>
        <w:tc>
          <w:tcPr>
            <w:tcW w:w="2380" w:type="dxa"/>
            <w:tcBorders>
              <w:top w:val="nil"/>
              <w:left w:val="nil"/>
              <w:bottom w:val="nil"/>
              <w:right w:val="single" w:sz="4" w:space="0" w:color="auto"/>
            </w:tcBorders>
            <w:shd w:val="clear" w:color="auto" w:fill="auto"/>
            <w:vAlign w:val="center"/>
            <w:hideMark/>
          </w:tcPr>
          <w:p w14:paraId="2FE1616F" w14:textId="77777777" w:rsidR="00382DB5" w:rsidRPr="00382DB5" w:rsidRDefault="00382DB5"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w:t>
            </w:r>
          </w:p>
        </w:tc>
      </w:tr>
      <w:tr w:rsidR="00263094" w:rsidRPr="00382DB5" w14:paraId="3CD7D92F" w14:textId="77777777" w:rsidTr="00263094">
        <w:trPr>
          <w:trHeight w:val="603"/>
          <w:jc w:val="center"/>
        </w:trPr>
        <w:tc>
          <w:tcPr>
            <w:tcW w:w="3260" w:type="dxa"/>
            <w:tcBorders>
              <w:top w:val="nil"/>
              <w:left w:val="single" w:sz="4" w:space="0" w:color="auto"/>
              <w:bottom w:val="nil"/>
              <w:right w:val="nil"/>
            </w:tcBorders>
            <w:shd w:val="clear" w:color="auto" w:fill="auto"/>
            <w:vAlign w:val="center"/>
          </w:tcPr>
          <w:p w14:paraId="2C601607" w14:textId="00E66C78" w:rsidR="00263094" w:rsidRPr="00263094" w:rsidRDefault="00263094" w:rsidP="00382DB5">
            <w:pPr>
              <w:spacing w:after="0" w:line="240" w:lineRule="auto"/>
              <w:rPr>
                <w:rFonts w:ascii="Calibri" w:eastAsia="Times New Roman" w:hAnsi="Calibri" w:cs="Times New Roman"/>
                <w:i/>
                <w:color w:val="4F6228" w:themeColor="accent3" w:themeShade="80"/>
              </w:rPr>
            </w:pPr>
            <w:r w:rsidRPr="00382DB5">
              <w:rPr>
                <w:rFonts w:ascii="Calibri" w:eastAsia="Times New Roman" w:hAnsi="Calibri" w:cs="Times New Roman"/>
                <w:i/>
                <w:color w:val="4F6228" w:themeColor="accent3" w:themeShade="80"/>
              </w:rPr>
              <w:t>Filled tank</w:t>
            </w:r>
            <w:r w:rsidRPr="00263094">
              <w:rPr>
                <w:rFonts w:ascii="Calibri" w:eastAsia="Times New Roman" w:hAnsi="Calibri" w:cs="Times New Roman"/>
                <w:i/>
                <w:color w:val="4F6228" w:themeColor="accent3" w:themeShade="80"/>
              </w:rPr>
              <w:t xml:space="preserve"> before ¼ empty</w:t>
            </w:r>
          </w:p>
        </w:tc>
        <w:tc>
          <w:tcPr>
            <w:tcW w:w="960" w:type="dxa"/>
            <w:tcBorders>
              <w:top w:val="nil"/>
              <w:left w:val="nil"/>
              <w:bottom w:val="nil"/>
              <w:right w:val="nil"/>
            </w:tcBorders>
            <w:shd w:val="clear" w:color="auto" w:fill="auto"/>
            <w:vAlign w:val="center"/>
          </w:tcPr>
          <w:p w14:paraId="7D39C3C9" w14:textId="22DBF9FB" w:rsidR="00263094" w:rsidRPr="00263094" w:rsidRDefault="00263094" w:rsidP="00382DB5">
            <w:pPr>
              <w:spacing w:after="0" w:line="240" w:lineRule="auto"/>
              <w:jc w:val="right"/>
              <w:rPr>
                <w:rFonts w:ascii="Calibri" w:eastAsia="Times New Roman" w:hAnsi="Calibri" w:cs="Times New Roman"/>
                <w:i/>
                <w:color w:val="4F6228" w:themeColor="accent3" w:themeShade="80"/>
              </w:rPr>
            </w:pPr>
            <w:r w:rsidRPr="00382DB5">
              <w:rPr>
                <w:rFonts w:ascii="Calibri" w:eastAsia="Times New Roman" w:hAnsi="Calibri" w:cs="Times New Roman"/>
                <w:i/>
                <w:color w:val="4F6228" w:themeColor="accent3" w:themeShade="80"/>
              </w:rPr>
              <w:t>10</w:t>
            </w:r>
          </w:p>
        </w:tc>
        <w:tc>
          <w:tcPr>
            <w:tcW w:w="1480" w:type="dxa"/>
            <w:tcBorders>
              <w:top w:val="nil"/>
              <w:left w:val="nil"/>
              <w:bottom w:val="nil"/>
              <w:right w:val="nil"/>
            </w:tcBorders>
            <w:shd w:val="clear" w:color="auto" w:fill="auto"/>
            <w:vAlign w:val="center"/>
          </w:tcPr>
          <w:p w14:paraId="2C18ED88" w14:textId="6C11E979" w:rsidR="00263094" w:rsidRPr="00263094" w:rsidRDefault="00263094" w:rsidP="00382DB5">
            <w:pPr>
              <w:spacing w:after="0" w:line="240" w:lineRule="auto"/>
              <w:rPr>
                <w:rFonts w:ascii="Calibri" w:eastAsia="Times New Roman" w:hAnsi="Calibri" w:cs="Times New Roman"/>
                <w:i/>
                <w:color w:val="4F6228" w:themeColor="accent3" w:themeShade="80"/>
              </w:rPr>
            </w:pPr>
            <w:r w:rsidRPr="00382DB5">
              <w:rPr>
                <w:rFonts w:ascii="Calibri" w:eastAsia="Times New Roman" w:hAnsi="Calibri" w:cs="Times New Roman"/>
                <w:i/>
                <w:color w:val="4F6228" w:themeColor="accent3" w:themeShade="80"/>
              </w:rPr>
              <w:t>Each</w:t>
            </w:r>
          </w:p>
        </w:tc>
        <w:tc>
          <w:tcPr>
            <w:tcW w:w="2380" w:type="dxa"/>
            <w:tcBorders>
              <w:top w:val="nil"/>
              <w:left w:val="nil"/>
              <w:bottom w:val="nil"/>
              <w:right w:val="single" w:sz="4" w:space="0" w:color="auto"/>
            </w:tcBorders>
            <w:shd w:val="clear" w:color="auto" w:fill="auto"/>
            <w:vAlign w:val="center"/>
          </w:tcPr>
          <w:p w14:paraId="535D4974" w14:textId="262CCFF9" w:rsidR="00263094" w:rsidRPr="00263094" w:rsidRDefault="00263094" w:rsidP="00382DB5">
            <w:pPr>
              <w:spacing w:after="0" w:line="240" w:lineRule="auto"/>
              <w:rPr>
                <w:rFonts w:ascii="Calibri" w:eastAsia="Times New Roman" w:hAnsi="Calibri" w:cs="Times New Roman"/>
                <w:i/>
                <w:color w:val="4F6228" w:themeColor="accent3" w:themeShade="80"/>
              </w:rPr>
            </w:pPr>
            <w:r w:rsidRPr="00382DB5">
              <w:rPr>
                <w:rFonts w:ascii="Calibri" w:eastAsia="Times New Roman" w:hAnsi="Calibri" w:cs="Times New Roman"/>
                <w:i/>
                <w:color w:val="4F6228" w:themeColor="accent3" w:themeShade="80"/>
              </w:rPr>
              <w:t> </w:t>
            </w:r>
            <w:r w:rsidRPr="00263094">
              <w:rPr>
                <w:rFonts w:ascii="Calibri" w:eastAsia="Times New Roman" w:hAnsi="Calibri" w:cs="Times New Roman"/>
                <w:i/>
                <w:color w:val="4F6228" w:themeColor="accent3" w:themeShade="80"/>
              </w:rPr>
              <w:t>What do you think about this one?</w:t>
            </w:r>
          </w:p>
        </w:tc>
      </w:tr>
      <w:tr w:rsidR="00263094" w:rsidRPr="00382DB5" w14:paraId="43E89C4A" w14:textId="77777777" w:rsidTr="008E57DD">
        <w:trPr>
          <w:trHeight w:val="948"/>
          <w:jc w:val="center"/>
        </w:trPr>
        <w:tc>
          <w:tcPr>
            <w:tcW w:w="3260" w:type="dxa"/>
            <w:tcBorders>
              <w:top w:val="nil"/>
              <w:left w:val="single" w:sz="4" w:space="0" w:color="auto"/>
              <w:bottom w:val="nil"/>
              <w:right w:val="nil"/>
            </w:tcBorders>
            <w:shd w:val="clear" w:color="auto" w:fill="auto"/>
            <w:vAlign w:val="center"/>
            <w:hideMark/>
          </w:tcPr>
          <w:p w14:paraId="2EACA9FC" w14:textId="77777777" w:rsidR="00263094" w:rsidRPr="00382DB5" w:rsidRDefault="00263094"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Day light driving</w:t>
            </w:r>
          </w:p>
        </w:tc>
        <w:tc>
          <w:tcPr>
            <w:tcW w:w="960" w:type="dxa"/>
            <w:tcBorders>
              <w:top w:val="nil"/>
              <w:left w:val="nil"/>
              <w:bottom w:val="nil"/>
              <w:right w:val="nil"/>
            </w:tcBorders>
            <w:shd w:val="clear" w:color="auto" w:fill="auto"/>
            <w:vAlign w:val="center"/>
            <w:hideMark/>
          </w:tcPr>
          <w:p w14:paraId="31020130" w14:textId="77777777" w:rsidR="00263094" w:rsidRPr="00382DB5" w:rsidRDefault="00263094" w:rsidP="00382DB5">
            <w:pPr>
              <w:spacing w:after="0" w:line="240" w:lineRule="auto"/>
              <w:jc w:val="right"/>
              <w:rPr>
                <w:rFonts w:ascii="Calibri" w:eastAsia="Times New Roman" w:hAnsi="Calibri" w:cs="Times New Roman"/>
                <w:color w:val="000000"/>
              </w:rPr>
            </w:pPr>
            <w:r w:rsidRPr="00382DB5">
              <w:rPr>
                <w:rFonts w:ascii="Calibri" w:eastAsia="Times New Roman" w:hAnsi="Calibri" w:cs="Times New Roman"/>
                <w:color w:val="000000"/>
              </w:rPr>
              <w:t>10</w:t>
            </w:r>
          </w:p>
        </w:tc>
        <w:tc>
          <w:tcPr>
            <w:tcW w:w="1480" w:type="dxa"/>
            <w:tcBorders>
              <w:top w:val="nil"/>
              <w:left w:val="nil"/>
              <w:bottom w:val="nil"/>
              <w:right w:val="nil"/>
            </w:tcBorders>
            <w:shd w:val="clear" w:color="auto" w:fill="auto"/>
            <w:vAlign w:val="center"/>
            <w:hideMark/>
          </w:tcPr>
          <w:p w14:paraId="34F463B5" w14:textId="77777777" w:rsidR="00263094" w:rsidRPr="00382DB5" w:rsidRDefault="00263094"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Daily</w:t>
            </w:r>
          </w:p>
        </w:tc>
        <w:tc>
          <w:tcPr>
            <w:tcW w:w="2380" w:type="dxa"/>
            <w:tcBorders>
              <w:top w:val="nil"/>
              <w:left w:val="nil"/>
              <w:bottom w:val="nil"/>
              <w:right w:val="single" w:sz="4" w:space="0" w:color="auto"/>
            </w:tcBorders>
            <w:shd w:val="clear" w:color="auto" w:fill="auto"/>
            <w:vAlign w:val="center"/>
            <w:hideMark/>
          </w:tcPr>
          <w:p w14:paraId="1EA1E55B" w14:textId="77777777" w:rsidR="00263094" w:rsidRPr="00382DB5" w:rsidRDefault="00263094"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Track using official sunset/sunrise info – can we find and pull in?</w:t>
            </w:r>
          </w:p>
        </w:tc>
      </w:tr>
      <w:tr w:rsidR="00263094" w:rsidRPr="00382DB5" w14:paraId="3DF14FCB" w14:textId="77777777" w:rsidTr="008E57DD">
        <w:trPr>
          <w:trHeight w:val="576"/>
          <w:jc w:val="center"/>
        </w:trPr>
        <w:tc>
          <w:tcPr>
            <w:tcW w:w="3260" w:type="dxa"/>
            <w:tcBorders>
              <w:top w:val="nil"/>
              <w:left w:val="single" w:sz="4" w:space="0" w:color="auto"/>
              <w:bottom w:val="nil"/>
              <w:right w:val="nil"/>
            </w:tcBorders>
            <w:shd w:val="clear" w:color="auto" w:fill="auto"/>
            <w:vAlign w:val="center"/>
            <w:hideMark/>
          </w:tcPr>
          <w:p w14:paraId="4DC0A09E" w14:textId="77777777" w:rsidR="00263094" w:rsidRPr="00382DB5" w:rsidRDefault="00263094" w:rsidP="00382DB5">
            <w:pPr>
              <w:spacing w:after="0" w:line="240" w:lineRule="auto"/>
              <w:rPr>
                <w:rFonts w:ascii="Calibri" w:eastAsia="Times New Roman" w:hAnsi="Calibri" w:cs="Times New Roman"/>
                <w:i/>
                <w:iCs/>
                <w:color w:val="4F6228"/>
              </w:rPr>
            </w:pPr>
            <w:r w:rsidRPr="00382DB5">
              <w:rPr>
                <w:rFonts w:ascii="Calibri" w:eastAsia="Times New Roman" w:hAnsi="Calibri" w:cs="Times New Roman"/>
                <w:i/>
                <w:iCs/>
                <w:color w:val="4F6228"/>
              </w:rPr>
              <w:t>Can we track signaling before all turns?</w:t>
            </w:r>
          </w:p>
        </w:tc>
        <w:tc>
          <w:tcPr>
            <w:tcW w:w="960" w:type="dxa"/>
            <w:tcBorders>
              <w:top w:val="nil"/>
              <w:left w:val="nil"/>
              <w:bottom w:val="nil"/>
              <w:right w:val="nil"/>
            </w:tcBorders>
            <w:shd w:val="clear" w:color="auto" w:fill="auto"/>
            <w:vAlign w:val="center"/>
            <w:hideMark/>
          </w:tcPr>
          <w:p w14:paraId="71DEB027" w14:textId="77777777" w:rsidR="00263094" w:rsidRPr="00382DB5" w:rsidRDefault="00263094" w:rsidP="00382DB5">
            <w:pPr>
              <w:spacing w:after="0" w:line="240" w:lineRule="auto"/>
              <w:jc w:val="right"/>
              <w:rPr>
                <w:rFonts w:ascii="Calibri" w:eastAsia="Times New Roman" w:hAnsi="Calibri" w:cs="Times New Roman"/>
                <w:i/>
                <w:iCs/>
                <w:color w:val="4F6228"/>
              </w:rPr>
            </w:pPr>
            <w:r w:rsidRPr="00382DB5">
              <w:rPr>
                <w:rFonts w:ascii="Calibri" w:eastAsia="Times New Roman" w:hAnsi="Calibri" w:cs="Times New Roman"/>
                <w:i/>
                <w:iCs/>
                <w:color w:val="4F6228"/>
              </w:rPr>
              <w:t>10</w:t>
            </w:r>
          </w:p>
        </w:tc>
        <w:tc>
          <w:tcPr>
            <w:tcW w:w="1480" w:type="dxa"/>
            <w:tcBorders>
              <w:top w:val="nil"/>
              <w:left w:val="nil"/>
              <w:bottom w:val="nil"/>
              <w:right w:val="nil"/>
            </w:tcBorders>
            <w:shd w:val="clear" w:color="auto" w:fill="auto"/>
            <w:vAlign w:val="center"/>
            <w:hideMark/>
          </w:tcPr>
          <w:p w14:paraId="0718B172" w14:textId="77777777" w:rsidR="00263094" w:rsidRPr="00382DB5" w:rsidRDefault="00263094" w:rsidP="00382DB5">
            <w:pPr>
              <w:spacing w:after="0" w:line="240" w:lineRule="auto"/>
              <w:rPr>
                <w:rFonts w:ascii="Calibri" w:eastAsia="Times New Roman" w:hAnsi="Calibri" w:cs="Times New Roman"/>
                <w:i/>
                <w:iCs/>
                <w:color w:val="4F6228"/>
              </w:rPr>
            </w:pPr>
            <w:r w:rsidRPr="00382DB5">
              <w:rPr>
                <w:rFonts w:ascii="Calibri" w:eastAsia="Times New Roman" w:hAnsi="Calibri" w:cs="Times New Roman"/>
                <w:i/>
                <w:iCs/>
                <w:color w:val="4F6228"/>
              </w:rPr>
              <w:t>Daily</w:t>
            </w:r>
          </w:p>
        </w:tc>
        <w:tc>
          <w:tcPr>
            <w:tcW w:w="2380" w:type="dxa"/>
            <w:tcBorders>
              <w:top w:val="nil"/>
              <w:left w:val="nil"/>
              <w:bottom w:val="nil"/>
              <w:right w:val="single" w:sz="4" w:space="0" w:color="auto"/>
            </w:tcBorders>
            <w:shd w:val="clear" w:color="auto" w:fill="auto"/>
            <w:vAlign w:val="center"/>
            <w:hideMark/>
          </w:tcPr>
          <w:p w14:paraId="595C1DD5" w14:textId="77777777" w:rsidR="00263094" w:rsidRPr="00382DB5" w:rsidRDefault="00263094"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 </w:t>
            </w:r>
          </w:p>
        </w:tc>
      </w:tr>
      <w:tr w:rsidR="00263094" w:rsidRPr="00382DB5" w14:paraId="1A32CFD1" w14:textId="77777777" w:rsidTr="008E57DD">
        <w:trPr>
          <w:trHeight w:val="576"/>
          <w:jc w:val="center"/>
        </w:trPr>
        <w:tc>
          <w:tcPr>
            <w:tcW w:w="3260" w:type="dxa"/>
            <w:tcBorders>
              <w:top w:val="nil"/>
              <w:left w:val="single" w:sz="4" w:space="0" w:color="auto"/>
              <w:bottom w:val="nil"/>
              <w:right w:val="nil"/>
            </w:tcBorders>
            <w:shd w:val="clear" w:color="auto" w:fill="auto"/>
            <w:vAlign w:val="center"/>
            <w:hideMark/>
          </w:tcPr>
          <w:p w14:paraId="6D8EE94C" w14:textId="77777777" w:rsidR="00263094" w:rsidRPr="00382DB5" w:rsidRDefault="00263094"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Driving below speed threshold</w:t>
            </w:r>
          </w:p>
        </w:tc>
        <w:tc>
          <w:tcPr>
            <w:tcW w:w="960" w:type="dxa"/>
            <w:tcBorders>
              <w:top w:val="nil"/>
              <w:left w:val="nil"/>
              <w:bottom w:val="nil"/>
              <w:right w:val="nil"/>
            </w:tcBorders>
            <w:shd w:val="clear" w:color="auto" w:fill="auto"/>
            <w:vAlign w:val="center"/>
            <w:hideMark/>
          </w:tcPr>
          <w:p w14:paraId="1E98FE8D" w14:textId="77777777" w:rsidR="00263094" w:rsidRPr="00382DB5" w:rsidRDefault="00263094" w:rsidP="00382DB5">
            <w:pPr>
              <w:spacing w:after="0" w:line="240" w:lineRule="auto"/>
              <w:jc w:val="right"/>
              <w:rPr>
                <w:rFonts w:ascii="Calibri" w:eastAsia="Times New Roman" w:hAnsi="Calibri" w:cs="Times New Roman"/>
                <w:color w:val="000000"/>
              </w:rPr>
            </w:pPr>
          </w:p>
        </w:tc>
        <w:tc>
          <w:tcPr>
            <w:tcW w:w="1480" w:type="dxa"/>
            <w:tcBorders>
              <w:top w:val="nil"/>
              <w:left w:val="nil"/>
              <w:bottom w:val="nil"/>
              <w:right w:val="nil"/>
            </w:tcBorders>
            <w:shd w:val="clear" w:color="auto" w:fill="auto"/>
            <w:vAlign w:val="center"/>
            <w:hideMark/>
          </w:tcPr>
          <w:p w14:paraId="6E6A1719" w14:textId="77777777" w:rsidR="00263094" w:rsidRPr="00382DB5" w:rsidRDefault="00263094"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Daily</w:t>
            </w:r>
          </w:p>
        </w:tc>
        <w:tc>
          <w:tcPr>
            <w:tcW w:w="2380" w:type="dxa"/>
            <w:tcBorders>
              <w:top w:val="nil"/>
              <w:left w:val="nil"/>
              <w:bottom w:val="nil"/>
              <w:right w:val="single" w:sz="4" w:space="0" w:color="auto"/>
            </w:tcBorders>
            <w:shd w:val="clear" w:color="auto" w:fill="auto"/>
            <w:vAlign w:val="center"/>
            <w:hideMark/>
          </w:tcPr>
          <w:p w14:paraId="77051CE7" w14:textId="77777777" w:rsidR="00263094" w:rsidRPr="00382DB5" w:rsidRDefault="00263094"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Notify, but no points are incremented</w:t>
            </w:r>
          </w:p>
        </w:tc>
      </w:tr>
      <w:tr w:rsidR="00263094" w:rsidRPr="00382DB5" w14:paraId="2FDE8BF7" w14:textId="77777777" w:rsidTr="008E57DD">
        <w:trPr>
          <w:trHeight w:val="576"/>
          <w:jc w:val="center"/>
        </w:trPr>
        <w:tc>
          <w:tcPr>
            <w:tcW w:w="3260" w:type="dxa"/>
            <w:tcBorders>
              <w:top w:val="nil"/>
              <w:left w:val="single" w:sz="4" w:space="0" w:color="auto"/>
              <w:bottom w:val="single" w:sz="4" w:space="0" w:color="auto"/>
              <w:right w:val="nil"/>
            </w:tcBorders>
            <w:shd w:val="clear" w:color="auto" w:fill="auto"/>
            <w:vAlign w:val="center"/>
            <w:hideMark/>
          </w:tcPr>
          <w:p w14:paraId="2A5B4F2E" w14:textId="77777777" w:rsidR="00263094" w:rsidRPr="00382DB5" w:rsidRDefault="00263094"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Stayed in/out of the Geo Fence</w:t>
            </w:r>
          </w:p>
        </w:tc>
        <w:tc>
          <w:tcPr>
            <w:tcW w:w="960" w:type="dxa"/>
            <w:tcBorders>
              <w:top w:val="nil"/>
              <w:left w:val="nil"/>
              <w:bottom w:val="single" w:sz="4" w:space="0" w:color="auto"/>
              <w:right w:val="nil"/>
            </w:tcBorders>
            <w:shd w:val="clear" w:color="auto" w:fill="auto"/>
            <w:vAlign w:val="center"/>
            <w:hideMark/>
          </w:tcPr>
          <w:p w14:paraId="0BF971C7" w14:textId="77777777" w:rsidR="00263094" w:rsidRPr="00382DB5" w:rsidRDefault="00263094" w:rsidP="00382DB5">
            <w:pPr>
              <w:spacing w:after="0" w:line="240" w:lineRule="auto"/>
              <w:jc w:val="right"/>
              <w:rPr>
                <w:rFonts w:ascii="Calibri" w:eastAsia="Times New Roman" w:hAnsi="Calibri" w:cs="Times New Roman"/>
                <w:color w:val="000000"/>
              </w:rPr>
            </w:pPr>
            <w:r w:rsidRPr="00382DB5">
              <w:rPr>
                <w:rFonts w:ascii="Calibri" w:eastAsia="Times New Roman" w:hAnsi="Calibri" w:cs="Times New Roman"/>
                <w:color w:val="000000"/>
              </w:rPr>
              <w:t> </w:t>
            </w:r>
          </w:p>
        </w:tc>
        <w:tc>
          <w:tcPr>
            <w:tcW w:w="1480" w:type="dxa"/>
            <w:tcBorders>
              <w:top w:val="nil"/>
              <w:left w:val="nil"/>
              <w:bottom w:val="single" w:sz="4" w:space="0" w:color="auto"/>
              <w:right w:val="nil"/>
            </w:tcBorders>
            <w:shd w:val="clear" w:color="auto" w:fill="auto"/>
            <w:vAlign w:val="center"/>
            <w:hideMark/>
          </w:tcPr>
          <w:p w14:paraId="7B8E9F81" w14:textId="77777777" w:rsidR="00263094" w:rsidRPr="00382DB5" w:rsidRDefault="00263094"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Daily</w:t>
            </w:r>
          </w:p>
        </w:tc>
        <w:tc>
          <w:tcPr>
            <w:tcW w:w="2380" w:type="dxa"/>
            <w:tcBorders>
              <w:top w:val="nil"/>
              <w:left w:val="nil"/>
              <w:bottom w:val="single" w:sz="4" w:space="0" w:color="auto"/>
              <w:right w:val="single" w:sz="4" w:space="0" w:color="auto"/>
            </w:tcBorders>
            <w:shd w:val="clear" w:color="auto" w:fill="auto"/>
            <w:vAlign w:val="center"/>
            <w:hideMark/>
          </w:tcPr>
          <w:p w14:paraId="298A0B41" w14:textId="77777777" w:rsidR="00263094" w:rsidRPr="00382DB5" w:rsidRDefault="00263094" w:rsidP="00382DB5">
            <w:pPr>
              <w:spacing w:after="0" w:line="240" w:lineRule="auto"/>
              <w:rPr>
                <w:rFonts w:ascii="Calibri" w:eastAsia="Times New Roman" w:hAnsi="Calibri" w:cs="Times New Roman"/>
                <w:color w:val="000000"/>
              </w:rPr>
            </w:pPr>
            <w:r w:rsidRPr="00382DB5">
              <w:rPr>
                <w:rFonts w:ascii="Calibri" w:eastAsia="Times New Roman" w:hAnsi="Calibri" w:cs="Times New Roman"/>
                <w:color w:val="000000"/>
              </w:rPr>
              <w:t>Notify, but no points are incremented</w:t>
            </w:r>
          </w:p>
        </w:tc>
      </w:tr>
    </w:tbl>
    <w:p w14:paraId="70F8EB91" w14:textId="77777777" w:rsidR="002C5247" w:rsidRDefault="002C5247" w:rsidP="002C5247">
      <w:pPr>
        <w:ind w:left="1440"/>
      </w:pPr>
    </w:p>
    <w:p w14:paraId="18720CFE" w14:textId="6A6934BA" w:rsidR="002C5247" w:rsidRPr="002C5247" w:rsidRDefault="002C5247" w:rsidP="002C5247">
      <w:pPr>
        <w:ind w:left="720"/>
        <w:rPr>
          <w:b/>
        </w:rPr>
      </w:pPr>
      <w:r w:rsidRPr="002C5247">
        <w:rPr>
          <w:b/>
        </w:rPr>
        <w:t>Settings:</w:t>
      </w:r>
    </w:p>
    <w:p w14:paraId="44D5D0A9" w14:textId="6BFECCFF" w:rsidR="002C5247" w:rsidRDefault="002C5247" w:rsidP="002C5247">
      <w:pPr>
        <w:ind w:left="720"/>
      </w:pPr>
      <w:r>
        <w:t>Users also have the ability to receive notifications on the following</w:t>
      </w:r>
      <w:r w:rsidR="00303793">
        <w:t xml:space="preserve"> self-set parame</w:t>
      </w:r>
      <w:r>
        <w:t>ters:</w:t>
      </w:r>
    </w:p>
    <w:p w14:paraId="59B2C074" w14:textId="77777777" w:rsidR="002C5247" w:rsidRPr="00987C46" w:rsidRDefault="002C5247" w:rsidP="002C5247">
      <w:pPr>
        <w:ind w:left="1440"/>
        <w:rPr>
          <w:b/>
        </w:rPr>
      </w:pPr>
      <w:r w:rsidRPr="00987C46">
        <w:rPr>
          <w:b/>
        </w:rPr>
        <w:t>Geo-fence</w:t>
      </w:r>
      <w:r>
        <w:rPr>
          <w:b/>
        </w:rPr>
        <w:t>s</w:t>
      </w:r>
      <w:r w:rsidRPr="00987C46">
        <w:rPr>
          <w:b/>
        </w:rPr>
        <w:t>:</w:t>
      </w:r>
    </w:p>
    <w:p w14:paraId="398E12E9" w14:textId="77777777" w:rsidR="002C5247" w:rsidRDefault="002C5247" w:rsidP="002C5247">
      <w:pPr>
        <w:ind w:left="1440"/>
      </w:pPr>
      <w:r>
        <w:t>The user should be able to enter an address and radius for each geo-fence</w:t>
      </w:r>
      <w:commentRangeStart w:id="22"/>
      <w:r>
        <w:t xml:space="preserve">, </w:t>
      </w:r>
      <w:proofErr w:type="gramStart"/>
      <w:r>
        <w:t>then</w:t>
      </w:r>
      <w:proofErr w:type="gramEnd"/>
      <w:r>
        <w:t xml:space="preserve"> see that fence on a map. If the map looks correct</w:t>
      </w:r>
      <w:commentRangeEnd w:id="22"/>
      <w:r w:rsidR="00BD40DD">
        <w:rPr>
          <w:rStyle w:val="CommentReference"/>
        </w:rPr>
        <w:commentReference w:id="22"/>
      </w:r>
      <w:r>
        <w:t>, they can choose to get notified if the driver enters or exits the fence (toggle).</w:t>
      </w:r>
    </w:p>
    <w:p w14:paraId="1A783649" w14:textId="77777777" w:rsidR="002C5247" w:rsidRDefault="002C5247" w:rsidP="002C5247">
      <w:pPr>
        <w:ind w:left="1440"/>
      </w:pPr>
      <w:r>
        <w:t xml:space="preserve">Clicking back into that Geo-fence at any time should allow the user to edit or delete that record. </w:t>
      </w:r>
    </w:p>
    <w:p w14:paraId="10C7467F" w14:textId="77777777" w:rsidR="002C5247" w:rsidRDefault="002C5247" w:rsidP="002C5247">
      <w:pPr>
        <w:ind w:left="1440"/>
      </w:pPr>
      <w:r>
        <w:lastRenderedPageBreak/>
        <w:t xml:space="preserve">Geo-fencing should not be part of the points system (safety score). This will allow multiple drivers can have multiple fences for the same primary driver without skewing the </w:t>
      </w:r>
      <w:proofErr w:type="gramStart"/>
      <w:r>
        <w:t>points</w:t>
      </w:r>
      <w:proofErr w:type="gramEnd"/>
      <w:r>
        <w:t xml:space="preserve"> economy.  </w:t>
      </w:r>
    </w:p>
    <w:p w14:paraId="47E81D8D" w14:textId="77777777" w:rsidR="002C5247" w:rsidRPr="00382DB5" w:rsidRDefault="002C5247" w:rsidP="002C5247">
      <w:pPr>
        <w:ind w:left="1440"/>
        <w:rPr>
          <w:b/>
        </w:rPr>
      </w:pPr>
      <w:r w:rsidRPr="00382DB5">
        <w:rPr>
          <w:b/>
        </w:rPr>
        <w:t>Speed Threshold</w:t>
      </w:r>
      <w:r>
        <w:rPr>
          <w:b/>
        </w:rPr>
        <w:t>:</w:t>
      </w:r>
    </w:p>
    <w:p w14:paraId="2EC27288" w14:textId="77777777" w:rsidR="002C5247" w:rsidRPr="00263094" w:rsidRDefault="002C5247" w:rsidP="002C5247">
      <w:pPr>
        <w:ind w:left="1440"/>
        <w:rPr>
          <w:i/>
          <w:color w:val="4F6228" w:themeColor="accent3" w:themeShade="80"/>
        </w:rPr>
      </w:pPr>
      <w:r>
        <w:t xml:space="preserve">Users should also be able to set up MPH </w:t>
      </w:r>
      <w:commentRangeStart w:id="23"/>
      <w:r>
        <w:t>thresholds for a primary driver</w:t>
      </w:r>
      <w:commentRangeEnd w:id="23"/>
      <w:r w:rsidR="00854423">
        <w:rPr>
          <w:rStyle w:val="CommentReference"/>
        </w:rPr>
        <w:commentReference w:id="23"/>
      </w:r>
      <w:r>
        <w:t xml:space="preserve">. This would be a finite number (90 MPH) and not be related to the “10 MPH over posted limit” </w:t>
      </w:r>
      <w:proofErr w:type="gramStart"/>
      <w:r>
        <w:t>criteria that makes</w:t>
      </w:r>
      <w:proofErr w:type="gramEnd"/>
      <w:r>
        <w:t xml:space="preserve"> up the safety score. </w:t>
      </w:r>
    </w:p>
    <w:p w14:paraId="74B089BE" w14:textId="77777777" w:rsidR="002C5247" w:rsidRDefault="002C5247" w:rsidP="002C5247">
      <w:pPr>
        <w:ind w:left="1440"/>
      </w:pPr>
      <w:r>
        <w:t xml:space="preserve">Like Geo-fencing this threshold should not be part of the points system. This will allow multiple users to set thresholds for the same driver (e.g. two parents for a single teen) without skewing the points system (and without letting the teen know).  </w:t>
      </w:r>
    </w:p>
    <w:p w14:paraId="5A4416A5" w14:textId="2CDECAF0" w:rsidR="00303793" w:rsidRPr="00263094" w:rsidRDefault="00303793" w:rsidP="00303793">
      <w:pPr>
        <w:ind w:left="1440"/>
        <w:jc w:val="both"/>
        <w:rPr>
          <w:i/>
          <w:color w:val="4F6228" w:themeColor="accent3" w:themeShade="80"/>
        </w:rPr>
      </w:pPr>
      <w:r>
        <w:rPr>
          <w:i/>
          <w:noProof/>
          <w:color w:val="4F6228" w:themeColor="accent3" w:themeShade="80"/>
        </w:rPr>
        <w:drawing>
          <wp:inline distT="0" distB="0" distL="0" distR="0" wp14:anchorId="7A1C27A2" wp14:editId="234EBC1C">
            <wp:extent cx="4899660" cy="35082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 fence.png"/>
                    <pic:cNvPicPr/>
                  </pic:nvPicPr>
                  <pic:blipFill>
                    <a:blip r:embed="rId17">
                      <a:extLst>
                        <a:ext uri="{28A0092B-C50C-407E-A947-70E740481C1C}">
                          <a14:useLocalDpi xmlns:a14="http://schemas.microsoft.com/office/drawing/2010/main" val="0"/>
                        </a:ext>
                      </a:extLst>
                    </a:blip>
                    <a:stretch>
                      <a:fillRect/>
                    </a:stretch>
                  </pic:blipFill>
                  <pic:spPr>
                    <a:xfrm>
                      <a:off x="0" y="0"/>
                      <a:ext cx="4899660" cy="3508282"/>
                    </a:xfrm>
                    <a:prstGeom prst="rect">
                      <a:avLst/>
                    </a:prstGeom>
                  </pic:spPr>
                </pic:pic>
              </a:graphicData>
            </a:graphic>
          </wp:inline>
        </w:drawing>
      </w:r>
    </w:p>
    <w:p w14:paraId="33A14306" w14:textId="77777777" w:rsidR="002C5247" w:rsidRPr="00263094" w:rsidRDefault="002C5247" w:rsidP="002C5247">
      <w:pPr>
        <w:pStyle w:val="ListParagraph"/>
        <w:ind w:left="1440"/>
        <w:rPr>
          <w:b/>
        </w:rPr>
      </w:pPr>
      <w:commentRangeStart w:id="24"/>
      <w:r w:rsidRPr="00263094">
        <w:rPr>
          <w:b/>
        </w:rPr>
        <w:t>Notifications</w:t>
      </w:r>
      <w:commentRangeEnd w:id="24"/>
      <w:r w:rsidR="00854423">
        <w:rPr>
          <w:rStyle w:val="CommentReference"/>
        </w:rPr>
        <w:commentReference w:id="24"/>
      </w:r>
      <w:r w:rsidRPr="00263094">
        <w:rPr>
          <w:b/>
        </w:rPr>
        <w:t>:</w:t>
      </w:r>
    </w:p>
    <w:p w14:paraId="4C95008A" w14:textId="77777777" w:rsidR="002C5247" w:rsidRPr="00263094" w:rsidRDefault="002C5247" w:rsidP="002C5247">
      <w:pPr>
        <w:ind w:left="1440"/>
      </w:pPr>
      <w:r w:rsidRPr="00263094">
        <w:t xml:space="preserve">Once </w:t>
      </w:r>
      <w:r>
        <w:t xml:space="preserve">geo-fencing and MPH thresholds </w:t>
      </w:r>
      <w:r w:rsidRPr="00263094">
        <w:t>are set, the user should be ab</w:t>
      </w:r>
      <w:r>
        <w:t>le to set notifications for them. Choices include:</w:t>
      </w:r>
    </w:p>
    <w:p w14:paraId="1419399B" w14:textId="4CC8C9B3" w:rsidR="002C5247" w:rsidRPr="00263094" w:rsidRDefault="002C5247" w:rsidP="00303793">
      <w:pPr>
        <w:pStyle w:val="ListParagraph"/>
        <w:ind w:left="1800"/>
      </w:pPr>
      <w:r w:rsidRPr="00263094">
        <w:t>Insta</w:t>
      </w:r>
      <w:r w:rsidR="00303793">
        <w:t xml:space="preserve">nt push, </w:t>
      </w:r>
      <w:r w:rsidRPr="00263094">
        <w:t>SMS, Email</w:t>
      </w:r>
    </w:p>
    <w:p w14:paraId="52D988B3" w14:textId="6A334AC8" w:rsidR="002C5247" w:rsidRPr="00263094" w:rsidRDefault="002C5247" w:rsidP="00303793">
      <w:pPr>
        <w:pStyle w:val="ListParagraph"/>
        <w:ind w:left="1440"/>
      </w:pPr>
      <w:r w:rsidRPr="00263094">
        <w:t>A separate notification can be viewed for the remaining</w:t>
      </w:r>
      <w:r w:rsidR="00303793">
        <w:t>, points-laden safety criteria.</w:t>
      </w:r>
    </w:p>
    <w:p w14:paraId="7E5E2965" w14:textId="77777777" w:rsidR="002C5247" w:rsidRDefault="002C5247" w:rsidP="002C5247">
      <w:pPr>
        <w:pStyle w:val="ListParagraph"/>
        <w:ind w:left="1800"/>
      </w:pPr>
      <w:r w:rsidRPr="00263094">
        <w:t>SMS, Email</w:t>
      </w:r>
    </w:p>
    <w:p w14:paraId="721A2B38" w14:textId="4DEEB935" w:rsidR="002C5247" w:rsidRDefault="002C5247" w:rsidP="002C5247">
      <w:pPr>
        <w:pStyle w:val="ListParagraph"/>
        <w:ind w:left="1440"/>
      </w:pPr>
      <w:r>
        <w:t>The system will default to the email and phone number in the account for both kinds of notifications. The user can change those if desired</w:t>
      </w:r>
      <w:r w:rsidR="00303793">
        <w:t xml:space="preserve"> or leave them empty and turn the notification off</w:t>
      </w:r>
      <w:r>
        <w:t xml:space="preserve">. </w:t>
      </w:r>
    </w:p>
    <w:p w14:paraId="6118B635" w14:textId="77777777" w:rsidR="002C5247" w:rsidRDefault="002C5247" w:rsidP="002C5247">
      <w:pPr>
        <w:pStyle w:val="ListParagraph"/>
        <w:ind w:left="1440"/>
      </w:pPr>
    </w:p>
    <w:p w14:paraId="442461DE" w14:textId="50F08AA8" w:rsidR="00DC6DCD" w:rsidRPr="00C92909" w:rsidRDefault="00476A4C" w:rsidP="009E0A10">
      <w:pPr>
        <w:pStyle w:val="ListParagraph"/>
        <w:numPr>
          <w:ilvl w:val="0"/>
          <w:numId w:val="12"/>
        </w:numPr>
        <w:rPr>
          <w:b/>
        </w:rPr>
      </w:pPr>
      <w:r>
        <w:rPr>
          <w:b/>
        </w:rPr>
        <w:t>Car Care</w:t>
      </w:r>
    </w:p>
    <w:p w14:paraId="355DD131" w14:textId="6CCC1F31" w:rsidR="005949A9" w:rsidRDefault="005949A9" w:rsidP="00201CDA">
      <w:pPr>
        <w:ind w:left="720"/>
        <w:jc w:val="center"/>
      </w:pPr>
      <w:r>
        <w:rPr>
          <w:noProof/>
        </w:rPr>
        <w:drawing>
          <wp:inline distT="0" distB="0" distL="0" distR="0" wp14:anchorId="7D09A2E3" wp14:editId="040B3369">
            <wp:extent cx="2491587" cy="265176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t Main screen.png"/>
                    <pic:cNvPicPr/>
                  </pic:nvPicPr>
                  <pic:blipFill>
                    <a:blip r:embed="rId18">
                      <a:extLst>
                        <a:ext uri="{28A0092B-C50C-407E-A947-70E740481C1C}">
                          <a14:useLocalDpi xmlns:a14="http://schemas.microsoft.com/office/drawing/2010/main" val="0"/>
                        </a:ext>
                      </a:extLst>
                    </a:blip>
                    <a:stretch>
                      <a:fillRect/>
                    </a:stretch>
                  </pic:blipFill>
                  <pic:spPr>
                    <a:xfrm>
                      <a:off x="0" y="0"/>
                      <a:ext cx="2491382" cy="2651541"/>
                    </a:xfrm>
                    <a:prstGeom prst="rect">
                      <a:avLst/>
                    </a:prstGeom>
                  </pic:spPr>
                </pic:pic>
              </a:graphicData>
            </a:graphic>
          </wp:inline>
        </w:drawing>
      </w:r>
    </w:p>
    <w:p w14:paraId="1E376EEE" w14:textId="7DCDE2A4" w:rsidR="005949A9" w:rsidRDefault="005949A9" w:rsidP="005949A9">
      <w:pPr>
        <w:ind w:left="1440"/>
      </w:pPr>
      <w:r>
        <w:t>When the user enters the Maintenance app, it will default to the Fleet view and offer the ability to go into three different features:</w:t>
      </w:r>
    </w:p>
    <w:p w14:paraId="4FA75908" w14:textId="77777777" w:rsidR="005949A9" w:rsidRDefault="005949A9" w:rsidP="0084550A">
      <w:pPr>
        <w:spacing w:after="0"/>
        <w:ind w:left="1440"/>
        <w:contextualSpacing/>
      </w:pPr>
      <w:r>
        <w:t>1) Alerts</w:t>
      </w:r>
    </w:p>
    <w:p w14:paraId="620F6710" w14:textId="77777777" w:rsidR="005949A9" w:rsidRDefault="005949A9" w:rsidP="0084550A">
      <w:pPr>
        <w:spacing w:after="0"/>
        <w:ind w:left="1440"/>
        <w:contextualSpacing/>
      </w:pPr>
      <w:r>
        <w:t>2) Maintenance</w:t>
      </w:r>
    </w:p>
    <w:p w14:paraId="03F1C4E1" w14:textId="77777777" w:rsidR="005949A9" w:rsidRDefault="005949A9" w:rsidP="0084550A">
      <w:pPr>
        <w:spacing w:after="0"/>
        <w:ind w:left="1440"/>
        <w:contextualSpacing/>
      </w:pPr>
      <w:r>
        <w:t xml:space="preserve">3) History </w:t>
      </w:r>
    </w:p>
    <w:p w14:paraId="051D2472" w14:textId="77777777" w:rsidR="0084550A" w:rsidRDefault="0084550A" w:rsidP="0084550A">
      <w:pPr>
        <w:spacing w:after="0"/>
        <w:ind w:left="1440"/>
        <w:contextualSpacing/>
      </w:pPr>
    </w:p>
    <w:p w14:paraId="5E7CB220" w14:textId="1FBFD07B" w:rsidR="005949A9" w:rsidRDefault="005949A9" w:rsidP="005949A9">
      <w:pPr>
        <w:ind w:left="1440"/>
      </w:pPr>
      <w:r>
        <w:t>Alerts and Maintenance buttons should include dynamic bubbles that appear if there are new records to view. Once the user views those records, the bubbles should disappear until new information appears.</w:t>
      </w:r>
    </w:p>
    <w:p w14:paraId="6BCF93B5" w14:textId="00503B2A" w:rsidR="001B3A50" w:rsidRDefault="00306C8D" w:rsidP="00C92909">
      <w:pPr>
        <w:ind w:left="720"/>
        <w:rPr>
          <w:b/>
        </w:rPr>
      </w:pPr>
      <w:r>
        <w:rPr>
          <w:b/>
        </w:rPr>
        <w:t xml:space="preserve">1) </w:t>
      </w:r>
      <w:r w:rsidR="001B3A50" w:rsidRPr="001B3A50">
        <w:rPr>
          <w:b/>
        </w:rPr>
        <w:t>Ale</w:t>
      </w:r>
      <w:r w:rsidR="00F344FB">
        <w:rPr>
          <w:b/>
        </w:rPr>
        <w:t>rts</w:t>
      </w:r>
    </w:p>
    <w:p w14:paraId="4F3C7932" w14:textId="69D7EB76" w:rsidR="005949A9" w:rsidRDefault="005949A9" w:rsidP="005949A9">
      <w:pPr>
        <w:ind w:left="1440"/>
      </w:pPr>
      <w:r w:rsidRPr="005949A9">
        <w:t>Once the user chooses “Alerts” from the Maintena</w:t>
      </w:r>
      <w:r w:rsidR="000F2A15">
        <w:t>n</w:t>
      </w:r>
      <w:r w:rsidRPr="005949A9">
        <w:t>ce menu, they should see a list of cars and any associated alerts.  They should then be able to choose a specific car and drop in</w:t>
      </w:r>
      <w:r w:rsidR="00D85D9D">
        <w:t>to the Alert Detail record for that car</w:t>
      </w:r>
      <w:r w:rsidRPr="005949A9">
        <w:t xml:space="preserve">. </w:t>
      </w:r>
    </w:p>
    <w:p w14:paraId="148478F8" w14:textId="5A9A6131" w:rsidR="00D85D9D" w:rsidRPr="005949A9" w:rsidRDefault="00D85D9D" w:rsidP="00D85D9D">
      <w:pPr>
        <w:ind w:left="1440"/>
        <w:jc w:val="center"/>
      </w:pPr>
      <w:r>
        <w:rPr>
          <w:noProof/>
        </w:rPr>
        <w:lastRenderedPageBreak/>
        <w:drawing>
          <wp:inline distT="0" distB="0" distL="0" distR="0" wp14:anchorId="6F8F8CE9" wp14:editId="7B72B407">
            <wp:extent cx="1458898" cy="3044479"/>
            <wp:effectExtent l="0" t="0" r="825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 List.png"/>
                    <pic:cNvPicPr/>
                  </pic:nvPicPr>
                  <pic:blipFill>
                    <a:blip r:embed="rId19">
                      <a:extLst>
                        <a:ext uri="{28A0092B-C50C-407E-A947-70E740481C1C}">
                          <a14:useLocalDpi xmlns:a14="http://schemas.microsoft.com/office/drawing/2010/main" val="0"/>
                        </a:ext>
                      </a:extLst>
                    </a:blip>
                    <a:stretch>
                      <a:fillRect/>
                    </a:stretch>
                  </pic:blipFill>
                  <pic:spPr>
                    <a:xfrm>
                      <a:off x="0" y="0"/>
                      <a:ext cx="1462502" cy="3052001"/>
                    </a:xfrm>
                    <a:prstGeom prst="rect">
                      <a:avLst/>
                    </a:prstGeom>
                  </pic:spPr>
                </pic:pic>
              </a:graphicData>
            </a:graphic>
          </wp:inline>
        </w:drawing>
      </w:r>
    </w:p>
    <w:p w14:paraId="003F126A" w14:textId="77777777" w:rsidR="001B3A50" w:rsidRPr="001B3A50" w:rsidRDefault="001B3A50" w:rsidP="00C92909">
      <w:pPr>
        <w:ind w:left="720" w:firstLine="720"/>
        <w:rPr>
          <w:b/>
        </w:rPr>
      </w:pPr>
      <w:r w:rsidRPr="001B3A50">
        <w:rPr>
          <w:b/>
        </w:rPr>
        <w:t>Alert Detail:</w:t>
      </w:r>
    </w:p>
    <w:p w14:paraId="33114F90" w14:textId="13633CA8" w:rsidR="00316B76" w:rsidRDefault="00D85D9D" w:rsidP="00C92909">
      <w:pPr>
        <w:ind w:left="1440"/>
      </w:pPr>
      <w:r>
        <w:t xml:space="preserve">Once in the detail of the alert, </w:t>
      </w:r>
      <w:r w:rsidR="00DC6DCD" w:rsidRPr="001B3A50">
        <w:t xml:space="preserve">the user should see the </w:t>
      </w:r>
      <w:r w:rsidR="001B3A50" w:rsidRPr="001B3A50">
        <w:t xml:space="preserve">code, </w:t>
      </w:r>
      <w:commentRangeStart w:id="25"/>
      <w:r w:rsidR="001B3A50" w:rsidRPr="001B3A50">
        <w:t>the summary description of the code, any solutions we have access to</w:t>
      </w:r>
      <w:r w:rsidR="00C26913">
        <w:t>,</w:t>
      </w:r>
      <w:r w:rsidR="001B3A50" w:rsidRPr="00E01845">
        <w:rPr>
          <w:color w:val="4F6228" w:themeColor="accent3" w:themeShade="80"/>
        </w:rPr>
        <w:t xml:space="preserve"> </w:t>
      </w:r>
      <w:r w:rsidR="001B3A50" w:rsidRPr="001B3A50">
        <w:t xml:space="preserve">then a link to the online user’s manual </w:t>
      </w:r>
      <w:commentRangeEnd w:id="25"/>
      <w:r w:rsidR="000B189B">
        <w:rPr>
          <w:rStyle w:val="CommentReference"/>
        </w:rPr>
        <w:commentReference w:id="25"/>
      </w:r>
      <w:commentRangeStart w:id="26"/>
      <w:r w:rsidR="001B3A50" w:rsidRPr="001B3A50">
        <w:t xml:space="preserve">(eventually it would be cool to have an indexed manual in the app) and a list of service providers and or promotions to choose from to solve the problem. </w:t>
      </w:r>
      <w:r w:rsidR="00B23B7B">
        <w:t xml:space="preserve">Before we can index the manual, let’s link out to the online version, passing the Y/M/M or any other specific information (if we can). </w:t>
      </w:r>
      <w:r w:rsidR="00653D63">
        <w:t>Before we have a promotion databas</w:t>
      </w:r>
      <w:r w:rsidR="00D059F3">
        <w:t>e</w:t>
      </w:r>
      <w:r w:rsidR="00653D63">
        <w:t>, link out to Google maps wit</w:t>
      </w:r>
      <w:r w:rsidR="00B23B7B">
        <w:t xml:space="preserve">h a default search for “&lt;brand&gt; </w:t>
      </w:r>
      <w:r w:rsidR="00653D63">
        <w:t xml:space="preserve">dealership” and “automotive repair.” </w:t>
      </w:r>
      <w:r w:rsidR="001B3A50" w:rsidRPr="001B3A50">
        <w:t xml:space="preserve">Each listing should offer a </w:t>
      </w:r>
      <w:r w:rsidR="00E01845">
        <w:t>phone number or schedule an appointment</w:t>
      </w:r>
      <w:r w:rsidR="001B3A50" w:rsidRPr="001B3A50">
        <w:t xml:space="preserve"> feature </w:t>
      </w:r>
      <w:r w:rsidR="00E01845">
        <w:t>(</w:t>
      </w:r>
      <w:r w:rsidR="001B3A50" w:rsidRPr="001B3A50">
        <w:t>where available</w:t>
      </w:r>
      <w:r w:rsidR="00E01845">
        <w:t>)</w:t>
      </w:r>
      <w:r w:rsidR="001B3A50" w:rsidRPr="001B3A50">
        <w:t>.</w:t>
      </w:r>
      <w:commentRangeEnd w:id="26"/>
      <w:r w:rsidR="000B189B">
        <w:rPr>
          <w:rStyle w:val="CommentReference"/>
        </w:rPr>
        <w:commentReference w:id="26"/>
      </w:r>
    </w:p>
    <w:p w14:paraId="0EB20AA2" w14:textId="440CB4AE" w:rsidR="00DC6DCD" w:rsidRDefault="0081621B" w:rsidP="0081621B">
      <w:pPr>
        <w:ind w:left="1440"/>
        <w:jc w:val="center"/>
        <w:rPr>
          <w:i/>
          <w:color w:val="4F6228" w:themeColor="accent3" w:themeShade="80"/>
        </w:rPr>
      </w:pPr>
      <w:r>
        <w:rPr>
          <w:i/>
          <w:noProof/>
          <w:color w:val="4F6228" w:themeColor="accent3" w:themeShade="80"/>
        </w:rPr>
        <w:drawing>
          <wp:inline distT="0" distB="0" distL="0" distR="0" wp14:anchorId="41965C58" wp14:editId="3766F1AF">
            <wp:extent cx="1393345" cy="290767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 view.png"/>
                    <pic:cNvPicPr/>
                  </pic:nvPicPr>
                  <pic:blipFill>
                    <a:blip r:embed="rId20">
                      <a:extLst>
                        <a:ext uri="{28A0092B-C50C-407E-A947-70E740481C1C}">
                          <a14:useLocalDpi xmlns:a14="http://schemas.microsoft.com/office/drawing/2010/main" val="0"/>
                        </a:ext>
                      </a:extLst>
                    </a:blip>
                    <a:stretch>
                      <a:fillRect/>
                    </a:stretch>
                  </pic:blipFill>
                  <pic:spPr>
                    <a:xfrm>
                      <a:off x="0" y="0"/>
                      <a:ext cx="1399870" cy="2921296"/>
                    </a:xfrm>
                    <a:prstGeom prst="rect">
                      <a:avLst/>
                    </a:prstGeom>
                  </pic:spPr>
                </pic:pic>
              </a:graphicData>
            </a:graphic>
          </wp:inline>
        </w:drawing>
      </w:r>
    </w:p>
    <w:p w14:paraId="5F4E9D14" w14:textId="30D4948E" w:rsidR="001B3A50" w:rsidRDefault="00306C8D" w:rsidP="00271FD4">
      <w:pPr>
        <w:ind w:firstLine="720"/>
        <w:rPr>
          <w:b/>
        </w:rPr>
      </w:pPr>
      <w:r>
        <w:rPr>
          <w:b/>
        </w:rPr>
        <w:lastRenderedPageBreak/>
        <w:t xml:space="preserve">2) </w:t>
      </w:r>
      <w:r w:rsidR="001C3094">
        <w:rPr>
          <w:b/>
        </w:rPr>
        <w:t>Maintenance</w:t>
      </w:r>
    </w:p>
    <w:p w14:paraId="154651A8" w14:textId="45B747AA" w:rsidR="00A948F0" w:rsidRDefault="00A948F0" w:rsidP="0044455A">
      <w:pPr>
        <w:spacing w:after="0" w:line="240" w:lineRule="auto"/>
        <w:ind w:left="1440"/>
        <w:contextualSpacing/>
      </w:pPr>
      <w:r w:rsidRPr="00A948F0">
        <w:t>The Fuse app should offer two ways to create reminders for car maintenance:</w:t>
      </w:r>
    </w:p>
    <w:p w14:paraId="27A41FD7" w14:textId="77777777" w:rsidR="0044455A" w:rsidRPr="00A948F0" w:rsidRDefault="0044455A" w:rsidP="0044455A">
      <w:pPr>
        <w:spacing w:after="0" w:line="240" w:lineRule="auto"/>
        <w:ind w:left="1440"/>
        <w:contextualSpacing/>
      </w:pPr>
    </w:p>
    <w:p w14:paraId="21CB64C2" w14:textId="2EC688C3" w:rsidR="001C3094" w:rsidRDefault="001C3094" w:rsidP="0044455A">
      <w:pPr>
        <w:spacing w:after="0" w:line="240" w:lineRule="auto"/>
        <w:ind w:left="1440"/>
        <w:contextualSpacing/>
      </w:pPr>
      <w:r>
        <w:t xml:space="preserve">1) </w:t>
      </w:r>
      <w:commentRangeStart w:id="27"/>
      <w:r>
        <w:t xml:space="preserve">Offering </w:t>
      </w:r>
      <w:proofErr w:type="gramStart"/>
      <w:r w:rsidR="001A6CA8">
        <w:t>third-party</w:t>
      </w:r>
      <w:proofErr w:type="gramEnd"/>
      <w:r w:rsidR="001A6CA8">
        <w:t xml:space="preserve"> or </w:t>
      </w:r>
      <w:r>
        <w:t>manufacturer-suggested maintenance</w:t>
      </w:r>
      <w:r w:rsidR="001C2FD6">
        <w:t xml:space="preserve"> </w:t>
      </w:r>
      <w:r w:rsidR="0044455A">
        <w:t>tasks</w:t>
      </w:r>
      <w:r>
        <w:t>.</w:t>
      </w:r>
      <w:commentRangeEnd w:id="27"/>
      <w:r w:rsidR="000B189B">
        <w:rPr>
          <w:rStyle w:val="CommentReference"/>
        </w:rPr>
        <w:commentReference w:id="27"/>
      </w:r>
    </w:p>
    <w:p w14:paraId="23450FFD" w14:textId="1D3B4535" w:rsidR="00A948F0" w:rsidRDefault="001C3094" w:rsidP="0044455A">
      <w:pPr>
        <w:spacing w:after="0" w:line="240" w:lineRule="auto"/>
        <w:ind w:left="1440"/>
        <w:contextualSpacing/>
      </w:pPr>
      <w:r w:rsidRPr="001A6CA8">
        <w:t xml:space="preserve">2) Giving the user tools to enter their own maintenance </w:t>
      </w:r>
      <w:r w:rsidR="0044455A">
        <w:t>tasks</w:t>
      </w:r>
      <w:r w:rsidRPr="001A6CA8">
        <w:t>.</w:t>
      </w:r>
      <w:r>
        <w:t xml:space="preserve"> </w:t>
      </w:r>
    </w:p>
    <w:p w14:paraId="5499B43B" w14:textId="77777777" w:rsidR="0044455A" w:rsidRDefault="0044455A" w:rsidP="0044455A">
      <w:pPr>
        <w:spacing w:after="0" w:line="240" w:lineRule="auto"/>
        <w:ind w:left="1440"/>
        <w:contextualSpacing/>
      </w:pPr>
    </w:p>
    <w:p w14:paraId="6B54B500" w14:textId="476F2B3B" w:rsidR="001A6CA8" w:rsidRPr="001A6CA8" w:rsidRDefault="001A6CA8" w:rsidP="00306C8D">
      <w:pPr>
        <w:ind w:left="1440"/>
        <w:rPr>
          <w:b/>
        </w:rPr>
      </w:pPr>
      <w:proofErr w:type="gramStart"/>
      <w:r w:rsidRPr="001A6CA8">
        <w:rPr>
          <w:b/>
        </w:rPr>
        <w:t>Third-party</w:t>
      </w:r>
      <w:proofErr w:type="gramEnd"/>
      <w:r w:rsidRPr="001A6CA8">
        <w:rPr>
          <w:b/>
        </w:rPr>
        <w:t xml:space="preserve"> or manufacturer-suggested maintenance reminders</w:t>
      </w:r>
      <w:r>
        <w:rPr>
          <w:b/>
        </w:rPr>
        <w:t>:</w:t>
      </w:r>
    </w:p>
    <w:p w14:paraId="177B79E6" w14:textId="77003B3A" w:rsidR="00543714" w:rsidRDefault="00A948F0" w:rsidP="00120BA3">
      <w:pPr>
        <w:ind w:left="1440"/>
      </w:pPr>
      <w:r>
        <w:t xml:space="preserve">When the user enters the maintenance feature, they should see a list of recommended maintenance tasks for all cars linked to their phone. </w:t>
      </w:r>
    </w:p>
    <w:p w14:paraId="4D2F5D35" w14:textId="77777777" w:rsidR="00543714" w:rsidRDefault="00543714" w:rsidP="00543714">
      <w:pPr>
        <w:ind w:left="1440"/>
      </w:pPr>
      <w:r>
        <w:t xml:space="preserve">They can then choose which tasks they want to keep and which to discard. </w:t>
      </w:r>
    </w:p>
    <w:p w14:paraId="7EC3F56D" w14:textId="0A52898F" w:rsidR="00543714" w:rsidRDefault="00444CA7" w:rsidP="00444CA7">
      <w:pPr>
        <w:ind w:left="1440"/>
        <w:jc w:val="both"/>
      </w:pPr>
      <w:r>
        <w:rPr>
          <w:noProof/>
        </w:rPr>
        <w:drawing>
          <wp:inline distT="0" distB="0" distL="0" distR="0" wp14:anchorId="1B73DE7C" wp14:editId="34D64A2E">
            <wp:extent cx="4053840" cy="2791779"/>
            <wp:effectExtent l="0" t="0" r="381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tenance detail.png"/>
                    <pic:cNvPicPr/>
                  </pic:nvPicPr>
                  <pic:blipFill>
                    <a:blip r:embed="rId21">
                      <a:extLst>
                        <a:ext uri="{28A0092B-C50C-407E-A947-70E740481C1C}">
                          <a14:useLocalDpi xmlns:a14="http://schemas.microsoft.com/office/drawing/2010/main" val="0"/>
                        </a:ext>
                      </a:extLst>
                    </a:blip>
                    <a:stretch>
                      <a:fillRect/>
                    </a:stretch>
                  </pic:blipFill>
                  <pic:spPr>
                    <a:xfrm>
                      <a:off x="0" y="0"/>
                      <a:ext cx="4055345" cy="2792816"/>
                    </a:xfrm>
                    <a:prstGeom prst="rect">
                      <a:avLst/>
                    </a:prstGeom>
                  </pic:spPr>
                </pic:pic>
              </a:graphicData>
            </a:graphic>
          </wp:inline>
        </w:drawing>
      </w:r>
    </w:p>
    <w:p w14:paraId="3E1D29A5" w14:textId="3B190D5B" w:rsidR="00141531" w:rsidRDefault="00543714" w:rsidP="00543714">
      <w:pPr>
        <w:ind w:left="1440"/>
      </w:pPr>
      <w:r>
        <w:t xml:space="preserve">If they choose to keep a task, </w:t>
      </w:r>
      <w:r w:rsidR="00A948F0">
        <w:t>they can change the date</w:t>
      </w:r>
      <w:r w:rsidR="00BE5695">
        <w:t>, or see service providers and</w:t>
      </w:r>
      <w:r w:rsidR="00141531">
        <w:t xml:space="preserve"> promotions</w:t>
      </w:r>
      <w:r w:rsidR="00BE5695">
        <w:t xml:space="preserve"> (</w:t>
      </w:r>
      <w:r w:rsidR="00BE5695" w:rsidRPr="005737A4">
        <w:rPr>
          <w:i/>
          <w:color w:val="4F6228" w:themeColor="accent3" w:themeShade="80"/>
        </w:rPr>
        <w:t>we need talk about eventually filtering these by relevance</w:t>
      </w:r>
      <w:r w:rsidR="00BE5695">
        <w:t>)</w:t>
      </w:r>
      <w:r w:rsidR="00141531">
        <w:t>, and</w:t>
      </w:r>
      <w:r>
        <w:t xml:space="preserve"> </w:t>
      </w:r>
      <w:r w:rsidR="00A948F0">
        <w:t xml:space="preserve">send the info. </w:t>
      </w:r>
      <w:proofErr w:type="gramStart"/>
      <w:r w:rsidR="00A948F0">
        <w:t>to</w:t>
      </w:r>
      <w:proofErr w:type="gramEnd"/>
      <w:r w:rsidR="00A948F0">
        <w:t xml:space="preserve"> their phone</w:t>
      </w:r>
      <w:r w:rsidR="000650A5">
        <w:t>/electronic</w:t>
      </w:r>
      <w:r w:rsidR="00A948F0">
        <w:t xml:space="preserve"> calendar</w:t>
      </w:r>
      <w:r w:rsidR="00BE5695">
        <w:t>. I</w:t>
      </w:r>
      <w:r w:rsidR="00141531">
        <w:t>f th</w:t>
      </w:r>
      <w:r w:rsidR="00726FFE">
        <w:t>ey save the task</w:t>
      </w:r>
      <w:r w:rsidR="00141531">
        <w:t>, links to provider and promotions lists should be transferred to the event/</w:t>
      </w:r>
      <w:proofErr w:type="spellStart"/>
      <w:r w:rsidR="00141531">
        <w:t>appt</w:t>
      </w:r>
      <w:proofErr w:type="spellEnd"/>
      <w:r w:rsidR="00141531">
        <w:t xml:space="preserve"> in the calendar</w:t>
      </w:r>
      <w:r w:rsidR="008402BD">
        <w:t xml:space="preserve"> so they can access it on the day of the service</w:t>
      </w:r>
      <w:r w:rsidR="00A948F0">
        <w:t xml:space="preserve">. </w:t>
      </w:r>
    </w:p>
    <w:p w14:paraId="262DCBA8" w14:textId="556A33F0" w:rsidR="00A948F0" w:rsidRDefault="00444CA7" w:rsidP="00543714">
      <w:pPr>
        <w:ind w:left="1440"/>
      </w:pPr>
      <w:r>
        <w:t xml:space="preserve">Once in the calendar, they </w:t>
      </w:r>
      <w:r w:rsidR="00BE5695">
        <w:t>should</w:t>
      </w:r>
      <w:r>
        <w:t xml:space="preserve"> be able to use all the features from that calendar, like inviting others to the event, changing the times reminders are sent</w:t>
      </w:r>
      <w:r w:rsidR="00902D80">
        <w:t>, etc</w:t>
      </w:r>
      <w:r>
        <w:t xml:space="preserve">. </w:t>
      </w:r>
    </w:p>
    <w:p w14:paraId="66575A1F" w14:textId="4EE96F66" w:rsidR="00902D80" w:rsidRPr="00902D80" w:rsidRDefault="00902D80" w:rsidP="00543714">
      <w:pPr>
        <w:ind w:left="1440"/>
        <w:rPr>
          <w:color w:val="4F6228" w:themeColor="accent3" w:themeShade="80"/>
        </w:rPr>
      </w:pPr>
      <w:r w:rsidRPr="00902D80">
        <w:rPr>
          <w:color w:val="4F6228" w:themeColor="accent3" w:themeShade="80"/>
        </w:rPr>
        <w:t>?? How closely can we link these calendars? If they change the details of the event in the calendar</w:t>
      </w:r>
      <w:r w:rsidR="00F92C47">
        <w:rPr>
          <w:color w:val="4F6228" w:themeColor="accent3" w:themeShade="80"/>
        </w:rPr>
        <w:t xml:space="preserve"> or delete it altogether</w:t>
      </w:r>
      <w:r w:rsidRPr="00902D80">
        <w:rPr>
          <w:color w:val="4F6228" w:themeColor="accent3" w:themeShade="80"/>
        </w:rPr>
        <w:t>, can it update the data in the app so the list view is accurate?</w:t>
      </w:r>
    </w:p>
    <w:p w14:paraId="00AE93A8" w14:textId="13A4A30F" w:rsidR="00A948F0" w:rsidRDefault="00A948F0" w:rsidP="00C92909">
      <w:pPr>
        <w:ind w:left="1440"/>
      </w:pPr>
      <w:r>
        <w:t>Once the task is “scheduled” it will clear from the recommended list and be avail</w:t>
      </w:r>
      <w:r w:rsidR="00444CA7">
        <w:t xml:space="preserve">able </w:t>
      </w:r>
      <w:r w:rsidR="00902D80">
        <w:t>in the Scheduled Car Care.</w:t>
      </w:r>
      <w:r>
        <w:t xml:space="preserve"> </w:t>
      </w:r>
    </w:p>
    <w:p w14:paraId="16CAE81B" w14:textId="411F7467" w:rsidR="00902D80" w:rsidRDefault="006C1B90" w:rsidP="00902D80">
      <w:pPr>
        <w:ind w:left="1440"/>
        <w:jc w:val="center"/>
      </w:pPr>
      <w:r>
        <w:rPr>
          <w:noProof/>
        </w:rPr>
        <w:lastRenderedPageBreak/>
        <w:drawing>
          <wp:inline distT="0" distB="0" distL="0" distR="0" wp14:anchorId="6EC17280" wp14:editId="3360F35C">
            <wp:extent cx="3078480" cy="2910492"/>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d Maint.png"/>
                    <pic:cNvPicPr/>
                  </pic:nvPicPr>
                  <pic:blipFill>
                    <a:blip r:embed="rId22">
                      <a:extLst>
                        <a:ext uri="{28A0092B-C50C-407E-A947-70E740481C1C}">
                          <a14:useLocalDpi xmlns:a14="http://schemas.microsoft.com/office/drawing/2010/main" val="0"/>
                        </a:ext>
                      </a:extLst>
                    </a:blip>
                    <a:stretch>
                      <a:fillRect/>
                    </a:stretch>
                  </pic:blipFill>
                  <pic:spPr>
                    <a:xfrm>
                      <a:off x="0" y="0"/>
                      <a:ext cx="3080223" cy="2912140"/>
                    </a:xfrm>
                    <a:prstGeom prst="rect">
                      <a:avLst/>
                    </a:prstGeom>
                  </pic:spPr>
                </pic:pic>
              </a:graphicData>
            </a:graphic>
          </wp:inline>
        </w:drawing>
      </w:r>
    </w:p>
    <w:p w14:paraId="0BFF7BF8" w14:textId="6EB77743" w:rsidR="00767F4C" w:rsidRDefault="00902D80" w:rsidP="00FA1AA9">
      <w:pPr>
        <w:ind w:left="1440"/>
        <w:jc w:val="center"/>
      </w:pPr>
      <w:r>
        <w:t>As the user</w:t>
      </w:r>
      <w:r w:rsidR="00C601AC">
        <w:t xml:space="preserve"> go</w:t>
      </w:r>
      <w:r>
        <w:t>es</w:t>
      </w:r>
      <w:r w:rsidR="00C601AC">
        <w:t xml:space="preserve"> to complete the </w:t>
      </w:r>
      <w:r>
        <w:t xml:space="preserve">maintenance </w:t>
      </w:r>
      <w:r w:rsidR="00C601AC">
        <w:t>task, they should be able to open it</w:t>
      </w:r>
      <w:r>
        <w:t xml:space="preserve"> (by clicking on the item in the scheduled list)</w:t>
      </w:r>
      <w:r w:rsidR="009D0487">
        <w:t xml:space="preserve">.  This should offer the adapted detail screen where they can </w:t>
      </w:r>
      <w:r>
        <w:t xml:space="preserve">click into the </w:t>
      </w:r>
      <w:r w:rsidR="00C601AC">
        <w:t>service provider</w:t>
      </w:r>
      <w:r w:rsidR="000D1FD0">
        <w:t xml:space="preserve"> link</w:t>
      </w:r>
      <w:r>
        <w:t xml:space="preserve"> for directions, etc.</w:t>
      </w:r>
      <w:r w:rsidR="00C601AC">
        <w:t xml:space="preserve">, </w:t>
      </w:r>
      <w:r>
        <w:t xml:space="preserve">or </w:t>
      </w:r>
      <w:r w:rsidR="00C601AC">
        <w:t xml:space="preserve">open promos and coupons beforehand. </w:t>
      </w:r>
      <w:r w:rsidR="00767F4C">
        <w:rPr>
          <w:noProof/>
        </w:rPr>
        <w:drawing>
          <wp:inline distT="0" distB="0" distL="0" distR="0" wp14:anchorId="1E23CF0D" wp14:editId="149DED83">
            <wp:extent cx="3604260" cy="321808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d Maint.png"/>
                    <pic:cNvPicPr/>
                  </pic:nvPicPr>
                  <pic:blipFill>
                    <a:blip r:embed="rId23">
                      <a:extLst>
                        <a:ext uri="{28A0092B-C50C-407E-A947-70E740481C1C}">
                          <a14:useLocalDpi xmlns:a14="http://schemas.microsoft.com/office/drawing/2010/main" val="0"/>
                        </a:ext>
                      </a:extLst>
                    </a:blip>
                    <a:stretch>
                      <a:fillRect/>
                    </a:stretch>
                  </pic:blipFill>
                  <pic:spPr>
                    <a:xfrm>
                      <a:off x="0" y="0"/>
                      <a:ext cx="3607666" cy="3221130"/>
                    </a:xfrm>
                    <a:prstGeom prst="rect">
                      <a:avLst/>
                    </a:prstGeom>
                  </pic:spPr>
                </pic:pic>
              </a:graphicData>
            </a:graphic>
          </wp:inline>
        </w:drawing>
      </w:r>
    </w:p>
    <w:p w14:paraId="61A1D15C" w14:textId="43AA4137" w:rsidR="00902D80" w:rsidRDefault="00C601AC" w:rsidP="005D7066">
      <w:pPr>
        <w:ind w:left="1440"/>
      </w:pPr>
      <w:r>
        <w:t>Once the service is complet</w:t>
      </w:r>
      <w:r w:rsidR="00D46968">
        <w:t>e, the user</w:t>
      </w:r>
      <w:r w:rsidR="00902D80">
        <w:t xml:space="preserve"> should be able to </w:t>
      </w:r>
      <w:r>
        <w:t xml:space="preserve">record that </w:t>
      </w:r>
      <w:proofErr w:type="gramStart"/>
      <w:r>
        <w:t>it was completed, by whom</w:t>
      </w:r>
      <w:proofErr w:type="gramEnd"/>
      <w:r>
        <w:t xml:space="preserve">, and record the amount. </w:t>
      </w:r>
      <w:r w:rsidR="00750788">
        <w:t xml:space="preserve">The app should use the most accurate method to offer the location </w:t>
      </w:r>
      <w:r w:rsidR="00A74DD2">
        <w:t xml:space="preserve">where </w:t>
      </w:r>
      <w:r w:rsidR="00750788">
        <w:t xml:space="preserve">the service was done, or offer an “Other” option with a dynamic data </w:t>
      </w:r>
      <w:r w:rsidR="00A74DD2">
        <w:t xml:space="preserve">entry </w:t>
      </w:r>
      <w:r w:rsidR="00750788">
        <w:t xml:space="preserve">field (like the current app). Users </w:t>
      </w:r>
      <w:r>
        <w:t>sh</w:t>
      </w:r>
      <w:r w:rsidR="00750788">
        <w:t>ould also have the ability to add the</w:t>
      </w:r>
      <w:r>
        <w:t xml:space="preserve"> photograph</w:t>
      </w:r>
      <w:r w:rsidR="00750788">
        <w:t xml:space="preserve"> of the receipt to the</w:t>
      </w:r>
      <w:r>
        <w:t xml:space="preserve"> task</w:t>
      </w:r>
      <w:r w:rsidR="00750788">
        <w:t xml:space="preserve"> record</w:t>
      </w:r>
      <w:r>
        <w:t xml:space="preserve">. </w:t>
      </w:r>
    </w:p>
    <w:p w14:paraId="71A9EB28" w14:textId="1CCA0BCB" w:rsidR="00AE1306" w:rsidRDefault="00AE1306" w:rsidP="00750788">
      <w:pPr>
        <w:ind w:left="1440"/>
      </w:pPr>
      <w:r>
        <w:lastRenderedPageBreak/>
        <w:t xml:space="preserve">Once the details for completion are filled in and the user clicks “Save,” the record should move out of the Scheduled Car Care list and into </w:t>
      </w:r>
      <w:r w:rsidR="00846FA7">
        <w:t xml:space="preserve">Car Care </w:t>
      </w:r>
      <w:r>
        <w:t xml:space="preserve">History on the App. </w:t>
      </w:r>
    </w:p>
    <w:p w14:paraId="794EB353" w14:textId="4F914931" w:rsidR="00AE1306" w:rsidRPr="00846FA7" w:rsidRDefault="00AE1306" w:rsidP="00AE1306">
      <w:pPr>
        <w:ind w:left="1440"/>
        <w:rPr>
          <w:i/>
          <w:color w:val="4F6228" w:themeColor="accent3" w:themeShade="80"/>
        </w:rPr>
      </w:pPr>
      <w:r>
        <w:t>The user also has the option t</w:t>
      </w:r>
      <w:r w:rsidR="00846FA7">
        <w:t xml:space="preserve">o delete the task altogether. If they choose to do so, the task/appt. should also delete </w:t>
      </w:r>
      <w:r>
        <w:t xml:space="preserve">from the calendar view. </w:t>
      </w:r>
      <w:r w:rsidRPr="00846FA7">
        <w:rPr>
          <w:i/>
          <w:color w:val="4F6228" w:themeColor="accent3" w:themeShade="80"/>
        </w:rPr>
        <w:t xml:space="preserve">(How hard is this if using a third party </w:t>
      </w:r>
      <w:proofErr w:type="spellStart"/>
      <w:r w:rsidRPr="00846FA7">
        <w:rPr>
          <w:i/>
          <w:color w:val="4F6228" w:themeColor="accent3" w:themeShade="80"/>
        </w:rPr>
        <w:t>cal</w:t>
      </w:r>
      <w:proofErr w:type="spellEnd"/>
      <w:r w:rsidRPr="00846FA7">
        <w:rPr>
          <w:i/>
          <w:color w:val="4F6228" w:themeColor="accent3" w:themeShade="80"/>
        </w:rPr>
        <w:t>?)</w:t>
      </w:r>
    </w:p>
    <w:p w14:paraId="32BB87B2" w14:textId="785EA30B" w:rsidR="00C601AC" w:rsidRDefault="00120BA3" w:rsidP="00C92909">
      <w:pPr>
        <w:ind w:left="1440"/>
      </w:pPr>
      <w:r>
        <w:t>The Fuse Key should send odometer data to the app so it can keep track of mileage related tasks in the future (e.g. oil changes, tire rotations).</w:t>
      </w:r>
    </w:p>
    <w:p w14:paraId="2774080F" w14:textId="77777777" w:rsidR="00D85D9D" w:rsidRPr="00D85D9D" w:rsidRDefault="00D85D9D" w:rsidP="00D85D9D">
      <w:pPr>
        <w:ind w:left="1440"/>
        <w:rPr>
          <w:i/>
          <w:color w:val="4F6228" w:themeColor="accent3" w:themeShade="80"/>
        </w:rPr>
      </w:pPr>
      <w:r w:rsidRPr="00D85D9D">
        <w:rPr>
          <w:i/>
          <w:color w:val="4F6228" w:themeColor="accent3" w:themeShade="80"/>
        </w:rPr>
        <w:t xml:space="preserve">Coupon clipping/saving functionality would be very cool here as well (perhaps for phase 2). </w:t>
      </w:r>
    </w:p>
    <w:p w14:paraId="1051D628" w14:textId="267E3167" w:rsidR="001A6CA8" w:rsidRDefault="00345DD8" w:rsidP="00306C8D">
      <w:pPr>
        <w:ind w:left="1440"/>
        <w:rPr>
          <w:b/>
        </w:rPr>
      </w:pPr>
      <w:commentRangeStart w:id="28"/>
      <w:proofErr w:type="gramStart"/>
      <w:r>
        <w:rPr>
          <w:b/>
        </w:rPr>
        <w:t>Driver e</w:t>
      </w:r>
      <w:r w:rsidR="001A6CA8" w:rsidRPr="001A6CA8">
        <w:rPr>
          <w:b/>
        </w:rPr>
        <w:t>nter</w:t>
      </w:r>
      <w:r>
        <w:rPr>
          <w:b/>
        </w:rPr>
        <w:t>s</w:t>
      </w:r>
      <w:r w:rsidR="001A6CA8" w:rsidRPr="001A6CA8">
        <w:rPr>
          <w:b/>
        </w:rPr>
        <w:t xml:space="preserve"> </w:t>
      </w:r>
      <w:r w:rsidR="001A6CA8">
        <w:rPr>
          <w:b/>
        </w:rPr>
        <w:t>their</w:t>
      </w:r>
      <w:proofErr w:type="gramEnd"/>
      <w:r w:rsidR="001A6CA8">
        <w:rPr>
          <w:b/>
        </w:rPr>
        <w:t xml:space="preserve"> own maintenance reminders:</w:t>
      </w:r>
      <w:commentRangeEnd w:id="28"/>
      <w:r w:rsidR="000B189B">
        <w:rPr>
          <w:rStyle w:val="CommentReference"/>
        </w:rPr>
        <w:commentReference w:id="28"/>
      </w:r>
    </w:p>
    <w:p w14:paraId="77B33B61" w14:textId="5350553F" w:rsidR="001A6CA8" w:rsidRDefault="001A6CA8" w:rsidP="001A6CA8">
      <w:pPr>
        <w:ind w:left="1440"/>
      </w:pPr>
      <w:r w:rsidRPr="001A6CA8">
        <w:t xml:space="preserve">Inside the Scheduled Car Care feature, the user should have the option to create </w:t>
      </w:r>
      <w:proofErr w:type="gramStart"/>
      <w:r w:rsidRPr="001A6CA8">
        <w:t>their own</w:t>
      </w:r>
      <w:proofErr w:type="gramEnd"/>
      <w:r w:rsidRPr="001A6CA8">
        <w:t xml:space="preserve"> maint</w:t>
      </w:r>
      <w:r>
        <w:t xml:space="preserve">enance reminders. </w:t>
      </w:r>
      <w:r w:rsidRPr="001A6CA8">
        <w:t>Once they click the “Create”</w:t>
      </w:r>
      <w:r>
        <w:t xml:space="preserve"> button, they should be offered </w:t>
      </w:r>
      <w:r w:rsidRPr="001A6CA8">
        <w:t>a detail data entry screen</w:t>
      </w:r>
      <w:r>
        <w:t xml:space="preserve">. There </w:t>
      </w:r>
      <w:r w:rsidRPr="001A6CA8">
        <w:t>they should be able to enter the nam</w:t>
      </w:r>
      <w:r>
        <w:t>e of the task and</w:t>
      </w:r>
      <w:r w:rsidRPr="001A6CA8">
        <w:t xml:space="preserve"> </w:t>
      </w:r>
      <w:r>
        <w:t xml:space="preserve">then </w:t>
      </w:r>
      <w:r w:rsidRPr="001A6CA8">
        <w:t xml:space="preserve">choose either an odometer increment or a date for the reminder. </w:t>
      </w:r>
      <w:commentRangeStart w:id="29"/>
      <w:r w:rsidRPr="001A6CA8">
        <w:t xml:space="preserve">The app should pre-populate both the email and SMS notification type fields with the app owner’s email address and phone number. The user can then </w:t>
      </w:r>
      <w:r>
        <w:t xml:space="preserve">choose to </w:t>
      </w:r>
      <w:r w:rsidRPr="001A6CA8">
        <w:t xml:space="preserve">keep the default settings, delete one or both, or enter a different email and/or phone number. </w:t>
      </w:r>
      <w:commentRangeEnd w:id="29"/>
      <w:r w:rsidR="000B189B">
        <w:rPr>
          <w:rStyle w:val="CommentReference"/>
        </w:rPr>
        <w:commentReference w:id="29"/>
      </w:r>
    </w:p>
    <w:p w14:paraId="4BE3237C" w14:textId="01FEB3F2" w:rsidR="00AD7588" w:rsidRPr="001A6CA8" w:rsidRDefault="00AD7588" w:rsidP="00AD7588">
      <w:pPr>
        <w:ind w:left="1440"/>
        <w:jc w:val="center"/>
      </w:pPr>
      <w:r>
        <w:rPr>
          <w:noProof/>
        </w:rPr>
        <w:drawing>
          <wp:inline distT="0" distB="0" distL="0" distR="0" wp14:anchorId="2349EFEE" wp14:editId="78D6293C">
            <wp:extent cx="2938007" cy="2910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TAsk.png"/>
                    <pic:cNvPicPr/>
                  </pic:nvPicPr>
                  <pic:blipFill>
                    <a:blip r:embed="rId24">
                      <a:extLst>
                        <a:ext uri="{28A0092B-C50C-407E-A947-70E740481C1C}">
                          <a14:useLocalDpi xmlns:a14="http://schemas.microsoft.com/office/drawing/2010/main" val="0"/>
                        </a:ext>
                      </a:extLst>
                    </a:blip>
                    <a:stretch>
                      <a:fillRect/>
                    </a:stretch>
                  </pic:blipFill>
                  <pic:spPr>
                    <a:xfrm>
                      <a:off x="0" y="0"/>
                      <a:ext cx="2943559" cy="2916340"/>
                    </a:xfrm>
                    <a:prstGeom prst="rect">
                      <a:avLst/>
                    </a:prstGeom>
                  </pic:spPr>
                </pic:pic>
              </a:graphicData>
            </a:graphic>
          </wp:inline>
        </w:drawing>
      </w:r>
    </w:p>
    <w:p w14:paraId="31F9E63C" w14:textId="7BDD003D" w:rsidR="001A6CA8" w:rsidRPr="00AD7588" w:rsidRDefault="001A6CA8" w:rsidP="00AD7588">
      <w:pPr>
        <w:ind w:left="1440"/>
      </w:pPr>
      <w:r w:rsidRPr="00AD7588">
        <w:t xml:space="preserve">Once saved, the maintenance reminder should be available in the </w:t>
      </w:r>
      <w:r w:rsidR="00AD7588" w:rsidRPr="00AD7588">
        <w:t xml:space="preserve">Settings menu for editing or deletion. If the user chooses that item in Settings, they should be given the detail screen again, where the parameters can be changed, or the record deleted. </w:t>
      </w:r>
    </w:p>
    <w:p w14:paraId="27E10E15" w14:textId="41B2ACCF" w:rsidR="00AD7588" w:rsidRPr="00AD7588" w:rsidRDefault="00AD7588" w:rsidP="00AD7588">
      <w:pPr>
        <w:ind w:left="1440"/>
      </w:pPr>
      <w:r w:rsidRPr="00AD7588">
        <w:lastRenderedPageBreak/>
        <w:t>When a remi</w:t>
      </w:r>
      <w:r>
        <w:t xml:space="preserve">nder event occurs (odometer or </w:t>
      </w:r>
      <w:r w:rsidRPr="00AD7588">
        <w:t>date), the new reminde</w:t>
      </w:r>
      <w:r w:rsidR="0071203A">
        <w:t xml:space="preserve">r should appear in the recommended tasks list where it can be </w:t>
      </w:r>
      <w:r w:rsidRPr="00AD7588">
        <w:t xml:space="preserve">treated like other new tasks (deleted or scheduled). </w:t>
      </w:r>
    </w:p>
    <w:p w14:paraId="5F2B75A2" w14:textId="035294BA" w:rsidR="00AE1306" w:rsidRDefault="00306C8D" w:rsidP="000D6376">
      <w:pPr>
        <w:ind w:left="720"/>
        <w:rPr>
          <w:b/>
        </w:rPr>
      </w:pPr>
      <w:r>
        <w:rPr>
          <w:b/>
        </w:rPr>
        <w:t xml:space="preserve">3. </w:t>
      </w:r>
      <w:r w:rsidR="00AE1306" w:rsidRPr="00AE1306">
        <w:rPr>
          <w:b/>
        </w:rPr>
        <w:t>Maintenance History</w:t>
      </w:r>
    </w:p>
    <w:p w14:paraId="1D63F802" w14:textId="5F44CA46" w:rsidR="00B471B0" w:rsidRPr="00B471B0" w:rsidRDefault="00B471B0" w:rsidP="00B471B0">
      <w:pPr>
        <w:ind w:left="1440"/>
      </w:pPr>
      <w:r w:rsidRPr="00B471B0">
        <w:t xml:space="preserve">If the user chooses to enter the History feature, they should see their entire fleet for the previous month. A date range link at the top should allow them to change that date range (down to the day). Below that, they should see the list of both scheduled and completed maintenance tasks. Completed tasks should be listed in a different color that scheduled. If the user clicks into a task, they should be able to see the saved detail. </w:t>
      </w:r>
    </w:p>
    <w:p w14:paraId="5626A618" w14:textId="3E83453D" w:rsidR="007542D6" w:rsidRDefault="007542D6" w:rsidP="000D6376">
      <w:pPr>
        <w:ind w:left="720"/>
        <w:rPr>
          <w:b/>
        </w:rPr>
      </w:pPr>
      <w:r>
        <w:rPr>
          <w:b/>
        </w:rPr>
        <w:tab/>
      </w:r>
      <w:r w:rsidR="00B471B0">
        <w:rPr>
          <w:b/>
          <w:noProof/>
        </w:rPr>
        <w:drawing>
          <wp:inline distT="0" distB="0" distL="0" distR="0" wp14:anchorId="4D041418" wp14:editId="58DCBB8D">
            <wp:extent cx="3962400" cy="30307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t History.png"/>
                    <pic:cNvPicPr/>
                  </pic:nvPicPr>
                  <pic:blipFill>
                    <a:blip r:embed="rId25">
                      <a:extLst>
                        <a:ext uri="{28A0092B-C50C-407E-A947-70E740481C1C}">
                          <a14:useLocalDpi xmlns:a14="http://schemas.microsoft.com/office/drawing/2010/main" val="0"/>
                        </a:ext>
                      </a:extLst>
                    </a:blip>
                    <a:stretch>
                      <a:fillRect/>
                    </a:stretch>
                  </pic:blipFill>
                  <pic:spPr>
                    <a:xfrm>
                      <a:off x="0" y="0"/>
                      <a:ext cx="3961855" cy="3030371"/>
                    </a:xfrm>
                    <a:prstGeom prst="rect">
                      <a:avLst/>
                    </a:prstGeom>
                  </pic:spPr>
                </pic:pic>
              </a:graphicData>
            </a:graphic>
          </wp:inline>
        </w:drawing>
      </w:r>
    </w:p>
    <w:p w14:paraId="6D10D716" w14:textId="10778ED1" w:rsidR="00B471B0" w:rsidRDefault="00B471B0" w:rsidP="00B471B0">
      <w:pPr>
        <w:ind w:left="1440"/>
      </w:pPr>
      <w:commentRangeStart w:id="30"/>
      <w:r w:rsidRPr="00B471B0">
        <w:t>The user should also be able to export the list for the date range selected. The export function should pull all detailed data into the export. The user should also be able to email the export. The app sh</w:t>
      </w:r>
      <w:r w:rsidR="00AF3C40">
        <w:t>ould default to the app owner’s</w:t>
      </w:r>
      <w:r w:rsidRPr="00B471B0">
        <w:t xml:space="preserve"> email, but allow them to change that to a different email before clicking the “</w:t>
      </w:r>
      <w:r w:rsidR="00D52106">
        <w:t>Yes</w:t>
      </w:r>
      <w:r w:rsidRPr="00B471B0">
        <w:t xml:space="preserve">” button. </w:t>
      </w:r>
      <w:commentRangeEnd w:id="30"/>
      <w:r w:rsidR="00F875C5">
        <w:rPr>
          <w:rStyle w:val="CommentReference"/>
        </w:rPr>
        <w:commentReference w:id="30"/>
      </w:r>
    </w:p>
    <w:p w14:paraId="162DD0B9" w14:textId="1F7D36F3" w:rsidR="00D52106" w:rsidRPr="00B471B0" w:rsidRDefault="00D52106" w:rsidP="00D52106">
      <w:pPr>
        <w:ind w:left="1440"/>
        <w:jc w:val="center"/>
      </w:pPr>
      <w:r>
        <w:rPr>
          <w:noProof/>
        </w:rPr>
        <w:lastRenderedPageBreak/>
        <w:drawing>
          <wp:inline distT="0" distB="0" distL="0" distR="0" wp14:anchorId="21B1C4AC" wp14:editId="67D0B039">
            <wp:extent cx="1269666" cy="2649584"/>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 Export.png"/>
                    <pic:cNvPicPr/>
                  </pic:nvPicPr>
                  <pic:blipFill>
                    <a:blip r:embed="rId26">
                      <a:extLst>
                        <a:ext uri="{28A0092B-C50C-407E-A947-70E740481C1C}">
                          <a14:useLocalDpi xmlns:a14="http://schemas.microsoft.com/office/drawing/2010/main" val="0"/>
                        </a:ext>
                      </a:extLst>
                    </a:blip>
                    <a:stretch>
                      <a:fillRect/>
                    </a:stretch>
                  </pic:blipFill>
                  <pic:spPr>
                    <a:xfrm>
                      <a:off x="0" y="0"/>
                      <a:ext cx="1272409" cy="2655308"/>
                    </a:xfrm>
                    <a:prstGeom prst="rect">
                      <a:avLst/>
                    </a:prstGeom>
                  </pic:spPr>
                </pic:pic>
              </a:graphicData>
            </a:graphic>
          </wp:inline>
        </w:drawing>
      </w:r>
    </w:p>
    <w:p w14:paraId="0C38E126" w14:textId="056C792A" w:rsidR="00C92909" w:rsidRPr="00C92909" w:rsidRDefault="00306C8D" w:rsidP="009E0A10">
      <w:pPr>
        <w:pStyle w:val="ListParagraph"/>
        <w:numPr>
          <w:ilvl w:val="0"/>
          <w:numId w:val="12"/>
        </w:numPr>
        <w:rPr>
          <w:b/>
        </w:rPr>
      </w:pPr>
      <w:r>
        <w:rPr>
          <w:b/>
        </w:rPr>
        <w:t>Drop Down</w:t>
      </w:r>
      <w:r w:rsidR="00C92909" w:rsidRPr="00C92909">
        <w:rPr>
          <w:b/>
        </w:rPr>
        <w:t xml:space="preserve"> Menu: </w:t>
      </w:r>
    </w:p>
    <w:p w14:paraId="7D222BDE" w14:textId="6430273E" w:rsidR="00C92909" w:rsidRDefault="00C92909" w:rsidP="00C92909">
      <w:pPr>
        <w:ind w:left="1440"/>
      </w:pPr>
      <w:r>
        <w:t>A drop down menu that</w:t>
      </w:r>
      <w:r w:rsidR="00ED0B73">
        <w:t xml:space="preserve"> includes the app setting</w:t>
      </w:r>
      <w:r w:rsidR="005E6380">
        <w:t>s and other tools</w:t>
      </w:r>
      <w:r w:rsidR="00ED0B73">
        <w:t xml:space="preserve"> should be</w:t>
      </w:r>
      <w:r>
        <w:t xml:space="preserve"> available in the upper left hand corner of the screen. </w:t>
      </w:r>
    </w:p>
    <w:p w14:paraId="22F9E547" w14:textId="77777777" w:rsidR="00C92909" w:rsidRDefault="00C92909" w:rsidP="006C1EFB">
      <w:pPr>
        <w:ind w:firstLine="720"/>
        <w:jc w:val="center"/>
      </w:pPr>
      <w:r>
        <w:rPr>
          <w:noProof/>
        </w:rPr>
        <w:drawing>
          <wp:inline distT="0" distB="0" distL="0" distR="0" wp14:anchorId="67A523AA" wp14:editId="4EAEA2F3">
            <wp:extent cx="1993729" cy="2475547"/>
            <wp:effectExtent l="0" t="0" r="698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 Down Menu.png"/>
                    <pic:cNvPicPr/>
                  </pic:nvPicPr>
                  <pic:blipFill>
                    <a:blip r:embed="rId27">
                      <a:extLst>
                        <a:ext uri="{28A0092B-C50C-407E-A947-70E740481C1C}">
                          <a14:useLocalDpi xmlns:a14="http://schemas.microsoft.com/office/drawing/2010/main" val="0"/>
                        </a:ext>
                      </a:extLst>
                    </a:blip>
                    <a:stretch>
                      <a:fillRect/>
                    </a:stretch>
                  </pic:blipFill>
                  <pic:spPr>
                    <a:xfrm>
                      <a:off x="0" y="0"/>
                      <a:ext cx="1999470" cy="2482676"/>
                    </a:xfrm>
                    <a:prstGeom prst="rect">
                      <a:avLst/>
                    </a:prstGeom>
                  </pic:spPr>
                </pic:pic>
              </a:graphicData>
            </a:graphic>
          </wp:inline>
        </w:drawing>
      </w:r>
    </w:p>
    <w:p w14:paraId="67DD918F" w14:textId="77777777" w:rsidR="00C92909" w:rsidRDefault="00C92909" w:rsidP="00D72755">
      <w:pPr>
        <w:spacing w:after="0"/>
        <w:ind w:firstLine="720"/>
        <w:contextualSpacing/>
      </w:pPr>
      <w:r>
        <w:t>The Menu should include:</w:t>
      </w:r>
    </w:p>
    <w:p w14:paraId="3A2600B4" w14:textId="2D406B53" w:rsidR="00C92909" w:rsidRDefault="007A21EC" w:rsidP="001B4F28">
      <w:pPr>
        <w:pStyle w:val="ListParagraph"/>
        <w:spacing w:after="0" w:line="240" w:lineRule="auto"/>
        <w:ind w:firstLine="540"/>
        <w:rPr>
          <w:b/>
        </w:rPr>
      </w:pPr>
      <w:r>
        <w:rPr>
          <w:b/>
        </w:rPr>
        <w:t>Profile</w:t>
      </w:r>
    </w:p>
    <w:p w14:paraId="15BB761A" w14:textId="77777777" w:rsidR="001B4F28" w:rsidRDefault="001B4F28" w:rsidP="001B4F28">
      <w:pPr>
        <w:spacing w:after="0" w:line="240" w:lineRule="auto"/>
        <w:ind w:left="1440"/>
      </w:pPr>
      <w:r>
        <w:t>Username</w:t>
      </w:r>
    </w:p>
    <w:p w14:paraId="5EF5C67E" w14:textId="6A95E50E" w:rsidR="00C92909" w:rsidRPr="00C92909" w:rsidRDefault="00C92909" w:rsidP="001B4F28">
      <w:pPr>
        <w:spacing w:after="0" w:line="240" w:lineRule="auto"/>
        <w:ind w:left="1440"/>
      </w:pPr>
      <w:r w:rsidRPr="00C92909">
        <w:t>Password</w:t>
      </w:r>
      <w:r w:rsidR="001B4F28">
        <w:t xml:space="preserve"> (with reset functionality)</w:t>
      </w:r>
    </w:p>
    <w:p w14:paraId="15CCA618" w14:textId="77777777" w:rsidR="00C92909" w:rsidRPr="00C8736C" w:rsidRDefault="00C92909" w:rsidP="001B4F28">
      <w:pPr>
        <w:spacing w:after="0" w:line="240" w:lineRule="auto"/>
        <w:ind w:left="1440"/>
      </w:pPr>
      <w:r w:rsidRPr="00C92909">
        <w:t>Email</w:t>
      </w:r>
    </w:p>
    <w:p w14:paraId="1FD3A088" w14:textId="35D336FB" w:rsidR="007A21EC" w:rsidRPr="00393A32" w:rsidRDefault="007A21EC" w:rsidP="001B4F28">
      <w:pPr>
        <w:spacing w:after="0" w:line="240" w:lineRule="auto"/>
        <w:ind w:left="1440"/>
      </w:pPr>
      <w:r w:rsidRPr="00393A32">
        <w:t>Photo</w:t>
      </w:r>
    </w:p>
    <w:p w14:paraId="6017E9BE" w14:textId="7639DA29" w:rsidR="00DE7E9A" w:rsidRPr="00393A32" w:rsidRDefault="004968EB" w:rsidP="001B4F28">
      <w:pPr>
        <w:spacing w:after="0" w:line="240" w:lineRule="auto"/>
        <w:ind w:left="1440"/>
      </w:pPr>
      <w:r>
        <w:t>P</w:t>
      </w:r>
      <w:r w:rsidR="00DE7E9A" w:rsidRPr="00393A32">
        <w:t>hone</w:t>
      </w:r>
    </w:p>
    <w:p w14:paraId="5B813803" w14:textId="5688F6E7" w:rsidR="00393A32" w:rsidRPr="00340317" w:rsidRDefault="00E62985" w:rsidP="001B4F28">
      <w:pPr>
        <w:spacing w:after="0" w:line="240" w:lineRule="auto"/>
        <w:ind w:left="1260"/>
        <w:contextualSpacing/>
        <w:rPr>
          <w:b/>
        </w:rPr>
      </w:pPr>
      <w:r>
        <w:rPr>
          <w:b/>
        </w:rPr>
        <w:t>Preferences</w:t>
      </w:r>
    </w:p>
    <w:p w14:paraId="28E8BFCA" w14:textId="77777777" w:rsidR="00CA1B53" w:rsidRDefault="00393A32" w:rsidP="001B4F28">
      <w:pPr>
        <w:spacing w:after="0" w:line="240" w:lineRule="auto"/>
        <w:ind w:left="1440"/>
      </w:pPr>
      <w:r>
        <w:t>Email</w:t>
      </w:r>
      <w:r w:rsidR="004968EB">
        <w:t xml:space="preserve"> </w:t>
      </w:r>
      <w:r w:rsidR="00E62985">
        <w:t xml:space="preserve">notifications </w:t>
      </w:r>
      <w:r w:rsidR="004968EB">
        <w:t>(On, Off)</w:t>
      </w:r>
      <w:r w:rsidR="00422D14">
        <w:t xml:space="preserve"> </w:t>
      </w:r>
    </w:p>
    <w:p w14:paraId="074EB771" w14:textId="7F3524A9" w:rsidR="00393A32" w:rsidRDefault="004968EB" w:rsidP="001B4F28">
      <w:pPr>
        <w:spacing w:after="0" w:line="240" w:lineRule="auto"/>
        <w:ind w:left="1440"/>
      </w:pPr>
      <w:r>
        <w:t xml:space="preserve">SMS </w:t>
      </w:r>
      <w:r w:rsidR="00E62985">
        <w:t xml:space="preserve">notifications </w:t>
      </w:r>
      <w:r>
        <w:t>(On, Off)</w:t>
      </w:r>
    </w:p>
    <w:p w14:paraId="27BE30FB" w14:textId="5AC14415" w:rsidR="00CA1B53" w:rsidRDefault="00CA1B53" w:rsidP="00CA1B53">
      <w:pPr>
        <w:spacing w:after="0" w:line="240" w:lineRule="auto"/>
        <w:ind w:left="1440"/>
      </w:pPr>
      <w:r w:rsidRPr="00CA1B53">
        <w:rPr>
          <w:i/>
          <w:color w:val="4F6228" w:themeColor="accent3" w:themeShade="80"/>
        </w:rPr>
        <w:t>*</w:t>
      </w:r>
      <w:r>
        <w:rPr>
          <w:i/>
          <w:color w:val="4F6228" w:themeColor="accent3" w:themeShade="80"/>
        </w:rPr>
        <w:t>Wondering if the</w:t>
      </w:r>
      <w:r w:rsidRPr="00CA1B53">
        <w:rPr>
          <w:i/>
          <w:color w:val="4F6228" w:themeColor="accent3" w:themeShade="80"/>
        </w:rPr>
        <w:t>s</w:t>
      </w:r>
      <w:r>
        <w:rPr>
          <w:i/>
          <w:color w:val="4F6228" w:themeColor="accent3" w:themeShade="80"/>
        </w:rPr>
        <w:t>e</w:t>
      </w:r>
      <w:r w:rsidRPr="00CA1B53">
        <w:rPr>
          <w:i/>
          <w:color w:val="4F6228" w:themeColor="accent3" w:themeShade="80"/>
        </w:rPr>
        <w:t xml:space="preserve"> should over ride the maintenance &amp; Safe Driver reminder settings?</w:t>
      </w:r>
    </w:p>
    <w:p w14:paraId="3BD9ECBC" w14:textId="77777777" w:rsidR="00393A32" w:rsidRDefault="00393A32" w:rsidP="001B4F28">
      <w:pPr>
        <w:spacing w:after="0" w:line="240" w:lineRule="auto"/>
        <w:ind w:left="1440"/>
      </w:pPr>
      <w:commentRangeStart w:id="31"/>
      <w:r>
        <w:lastRenderedPageBreak/>
        <w:t>See vendor promotions? – (On, Off)</w:t>
      </w:r>
      <w:commentRangeEnd w:id="31"/>
      <w:r w:rsidR="00F875C5">
        <w:rPr>
          <w:rStyle w:val="CommentReference"/>
        </w:rPr>
        <w:commentReference w:id="31"/>
      </w:r>
    </w:p>
    <w:p w14:paraId="325BC655" w14:textId="77777777" w:rsidR="00393A32" w:rsidRDefault="00393A32" w:rsidP="001B4F28">
      <w:pPr>
        <w:spacing w:after="0" w:line="240" w:lineRule="auto"/>
        <w:ind w:left="1440"/>
      </w:pPr>
      <w:r>
        <w:t>Share your data patterns anonymously? (Yes, No)</w:t>
      </w:r>
    </w:p>
    <w:p w14:paraId="3B1ED2A5" w14:textId="5F1C0E53" w:rsidR="005220E2" w:rsidRDefault="005220E2" w:rsidP="001B4F28">
      <w:pPr>
        <w:spacing w:after="0" w:line="240" w:lineRule="auto"/>
        <w:ind w:left="1440"/>
      </w:pPr>
      <w:commentRangeStart w:id="32"/>
      <w:r>
        <w:t>Calendar</w:t>
      </w:r>
      <w:r w:rsidR="003314DC">
        <w:t xml:space="preserve"> set-up</w:t>
      </w:r>
      <w:commentRangeEnd w:id="32"/>
      <w:r w:rsidR="00F875C5">
        <w:rPr>
          <w:rStyle w:val="CommentReference"/>
        </w:rPr>
        <w:commentReference w:id="32"/>
      </w:r>
    </w:p>
    <w:p w14:paraId="20B3D927" w14:textId="77777777" w:rsidR="00D75BC5" w:rsidRDefault="00E62985" w:rsidP="001B4F28">
      <w:pPr>
        <w:spacing w:after="0" w:line="240" w:lineRule="auto"/>
        <w:ind w:left="1260"/>
        <w:rPr>
          <w:b/>
        </w:rPr>
      </w:pPr>
      <w:r w:rsidRPr="00E62985">
        <w:rPr>
          <w:b/>
        </w:rPr>
        <w:t>Alerts</w:t>
      </w:r>
    </w:p>
    <w:p w14:paraId="5DA9BE95" w14:textId="3A85FE56" w:rsidR="00074E86" w:rsidRPr="00280C3A" w:rsidRDefault="001A6CA8" w:rsidP="00280C3A">
      <w:pPr>
        <w:spacing w:after="0" w:line="240" w:lineRule="auto"/>
        <w:ind w:left="1440"/>
      </w:pPr>
      <w:r w:rsidRPr="000D6376">
        <w:t>Scheduled Maintenance</w:t>
      </w:r>
      <w:r w:rsidR="000D6376" w:rsidRPr="000D6376">
        <w:t xml:space="preserve"> List</w:t>
      </w:r>
      <w:r w:rsidR="00074E86">
        <w:t xml:space="preserve"> </w:t>
      </w:r>
      <w:r w:rsidR="00280C3A">
        <w:t>(</w:t>
      </w:r>
      <w:r w:rsidR="00074E86">
        <w:t xml:space="preserve">This is where users should be able </w:t>
      </w:r>
      <w:r w:rsidR="003E5E38">
        <w:t xml:space="preserve">to </w:t>
      </w:r>
      <w:r w:rsidR="00074E86">
        <w:t xml:space="preserve">edit or delete recurring maintenance tasks that they set up themselves. </w:t>
      </w:r>
      <w:r w:rsidR="00280C3A">
        <w:t>Should offer list by car).</w:t>
      </w:r>
    </w:p>
    <w:p w14:paraId="7B48E449" w14:textId="7693CF71" w:rsidR="000D6376" w:rsidRDefault="000D6376" w:rsidP="001B4F28">
      <w:pPr>
        <w:spacing w:after="0" w:line="240" w:lineRule="auto"/>
        <w:ind w:left="1260"/>
        <w:contextualSpacing/>
      </w:pPr>
      <w:r w:rsidRPr="00340317">
        <w:rPr>
          <w:b/>
        </w:rPr>
        <w:t>Car List</w:t>
      </w:r>
    </w:p>
    <w:p w14:paraId="366ACF36" w14:textId="77777777" w:rsidR="000D6376" w:rsidRDefault="000D6376" w:rsidP="001B4F28">
      <w:pPr>
        <w:spacing w:after="0" w:line="240" w:lineRule="auto"/>
        <w:ind w:left="1440"/>
      </w:pPr>
      <w:r>
        <w:t>Where users will go to delete, add, edit cars linked to app. Allow user to “unlink” a key.</w:t>
      </w:r>
    </w:p>
    <w:p w14:paraId="64C5B5BB" w14:textId="77777777" w:rsidR="003E5E38" w:rsidRDefault="003E5E38" w:rsidP="003E5E38">
      <w:pPr>
        <w:spacing w:after="0" w:line="240" w:lineRule="auto"/>
        <w:ind w:left="540" w:firstLine="720"/>
      </w:pPr>
      <w:r w:rsidRPr="003E5E38">
        <w:rPr>
          <w:b/>
        </w:rPr>
        <w:t>Trip Categories</w:t>
      </w:r>
      <w:r>
        <w:t xml:space="preserve"> </w:t>
      </w:r>
    </w:p>
    <w:p w14:paraId="0F1F07C9" w14:textId="77777777" w:rsidR="003E5E38" w:rsidRDefault="003E5E38" w:rsidP="00280C3A">
      <w:pPr>
        <w:spacing w:after="100" w:afterAutospacing="1" w:line="240" w:lineRule="auto"/>
        <w:ind w:left="720" w:firstLine="720"/>
        <w:contextualSpacing/>
      </w:pPr>
      <w:r>
        <w:t>Add pre-defined categories to the existing list</w:t>
      </w:r>
    </w:p>
    <w:p w14:paraId="2E503C77" w14:textId="77777777" w:rsidR="00D92DF7" w:rsidRDefault="003E5E38" w:rsidP="00D92DF7">
      <w:pPr>
        <w:spacing w:after="100" w:afterAutospacing="1" w:line="240" w:lineRule="auto"/>
        <w:ind w:left="720" w:firstLine="720"/>
        <w:contextualSpacing/>
      </w:pPr>
      <w:r>
        <w:t>Bulk categorization</w:t>
      </w:r>
    </w:p>
    <w:p w14:paraId="67D7C281" w14:textId="572C62A4" w:rsidR="00275AF6" w:rsidRDefault="00D92DF7" w:rsidP="00D92DF7">
      <w:pPr>
        <w:spacing w:after="100" w:afterAutospacing="1" w:line="240" w:lineRule="auto"/>
        <w:ind w:left="1440"/>
        <w:contextualSpacing/>
        <w:rPr>
          <w:i/>
          <w:color w:val="4F6228" w:themeColor="accent3" w:themeShade="80"/>
        </w:rPr>
      </w:pPr>
      <w:r>
        <w:rPr>
          <w:i/>
          <w:color w:val="4F6228" w:themeColor="accent3" w:themeShade="80"/>
        </w:rPr>
        <w:t>P</w:t>
      </w:r>
      <w:r w:rsidR="00280C3A" w:rsidRPr="00280C3A">
        <w:rPr>
          <w:i/>
          <w:color w:val="4F6228" w:themeColor="accent3" w:themeShade="80"/>
        </w:rPr>
        <w:t xml:space="preserve">hil’s Note: </w:t>
      </w:r>
      <w:r w:rsidR="00275AF6" w:rsidRPr="00280C3A">
        <w:rPr>
          <w:i/>
          <w:color w:val="4F6228" w:themeColor="accent3" w:themeShade="80"/>
        </w:rPr>
        <w:t>We need to have way to designate trip as business, charity, personal, etc. (</w:t>
      </w:r>
      <w:proofErr w:type="gramStart"/>
      <w:r w:rsidR="00275AF6" w:rsidRPr="00280C3A">
        <w:rPr>
          <w:i/>
          <w:color w:val="4F6228" w:themeColor="accent3" w:themeShade="80"/>
        </w:rPr>
        <w:t>There are four categories in the tax code</w:t>
      </w:r>
      <w:proofErr w:type="gramEnd"/>
      <w:r w:rsidR="00275AF6" w:rsidRPr="00280C3A">
        <w:rPr>
          <w:i/>
          <w:color w:val="4F6228" w:themeColor="accent3" w:themeShade="80"/>
        </w:rPr>
        <w:t xml:space="preserve">, </w:t>
      </w:r>
      <w:proofErr w:type="gramStart"/>
      <w:r w:rsidR="00275AF6" w:rsidRPr="00280C3A">
        <w:rPr>
          <w:i/>
          <w:color w:val="4F6228" w:themeColor="accent3" w:themeShade="80"/>
        </w:rPr>
        <w:t>I can’t remember them</w:t>
      </w:r>
      <w:proofErr w:type="gramEnd"/>
      <w:r w:rsidR="00275AF6" w:rsidRPr="00280C3A">
        <w:rPr>
          <w:i/>
          <w:color w:val="4F6228" w:themeColor="accent3" w:themeShade="80"/>
        </w:rPr>
        <w:t xml:space="preserve">. The system we have now in the prototype is too cumbersome (each trip, one at a time). I’d like to see some kind of “edit” mode that allows you to designate a collection of trips as a certain category or click down them in a long list. </w:t>
      </w:r>
    </w:p>
    <w:p w14:paraId="63AA96FB" w14:textId="77777777" w:rsidR="00F04FCE" w:rsidRDefault="00F04FCE" w:rsidP="00D92DF7">
      <w:pPr>
        <w:spacing w:after="100" w:afterAutospacing="1" w:line="240" w:lineRule="auto"/>
        <w:ind w:left="1440"/>
        <w:contextualSpacing/>
        <w:rPr>
          <w:i/>
          <w:color w:val="4F6228" w:themeColor="accent3" w:themeShade="80"/>
        </w:rPr>
      </w:pPr>
    </w:p>
    <w:p w14:paraId="226F1671" w14:textId="55FED7D2" w:rsidR="00F04FCE" w:rsidRDefault="00F04FCE" w:rsidP="00D92DF7">
      <w:pPr>
        <w:spacing w:after="100" w:afterAutospacing="1" w:line="240" w:lineRule="auto"/>
        <w:ind w:left="1440"/>
        <w:contextualSpacing/>
        <w:rPr>
          <w:i/>
          <w:color w:val="4F6228" w:themeColor="accent3" w:themeShade="80"/>
        </w:rPr>
      </w:pPr>
      <w:r>
        <w:rPr>
          <w:i/>
          <w:color w:val="4F6228" w:themeColor="accent3" w:themeShade="80"/>
        </w:rPr>
        <w:t>?? Do you think we need an edit mode if we can categorize trips and then the app defaults to that category? Let me know if we want this Phase 1.</w:t>
      </w:r>
    </w:p>
    <w:p w14:paraId="1ABCBF2D" w14:textId="77777777" w:rsidR="00F04FCE" w:rsidRPr="00280C3A" w:rsidRDefault="00F04FCE" w:rsidP="00D92DF7">
      <w:pPr>
        <w:spacing w:after="100" w:afterAutospacing="1" w:line="240" w:lineRule="auto"/>
        <w:ind w:left="1440"/>
        <w:contextualSpacing/>
        <w:rPr>
          <w:i/>
          <w:color w:val="4F6228" w:themeColor="accent3" w:themeShade="80"/>
        </w:rPr>
      </w:pPr>
    </w:p>
    <w:p w14:paraId="74EC7A1F" w14:textId="77777777" w:rsidR="00280C3A" w:rsidRDefault="006C1EFB" w:rsidP="00280C3A">
      <w:pPr>
        <w:spacing w:after="100" w:afterAutospacing="1"/>
        <w:ind w:left="1260"/>
        <w:contextualSpacing/>
        <w:rPr>
          <w:b/>
        </w:rPr>
      </w:pPr>
      <w:r w:rsidRPr="00F660F5">
        <w:rPr>
          <w:b/>
        </w:rPr>
        <w:t xml:space="preserve">Carpool </w:t>
      </w:r>
    </w:p>
    <w:p w14:paraId="230D6731" w14:textId="77777777" w:rsidR="00280C3A" w:rsidRDefault="006C1EFB" w:rsidP="00707C23">
      <w:pPr>
        <w:spacing w:after="100" w:afterAutospacing="1"/>
        <w:ind w:left="1440"/>
        <w:contextualSpacing/>
      </w:pPr>
      <w:r w:rsidRPr="00CA3C34">
        <w:t xml:space="preserve">To set up a </w:t>
      </w:r>
      <w:r>
        <w:t xml:space="preserve">new </w:t>
      </w:r>
      <w:r w:rsidRPr="00CA3C34">
        <w:t>carp</w:t>
      </w:r>
      <w:r>
        <w:t xml:space="preserve">ool, the user selects “Create New Pool” and names the new pool. The app should look for a contact list </w:t>
      </w:r>
      <w:r w:rsidR="00DE3EBB">
        <w:t xml:space="preserve">on the phone, </w:t>
      </w:r>
      <w:proofErr w:type="gramStart"/>
      <w:r w:rsidR="00DE3EBB">
        <w:t>then</w:t>
      </w:r>
      <w:proofErr w:type="gramEnd"/>
      <w:r w:rsidR="00DE3EBB">
        <w:t xml:space="preserve"> ask the user</w:t>
      </w:r>
      <w:r>
        <w:t>‘s permission to access it.  If the user says “Okay” the list should open and the user should be able to use all the search and selection features of the list. If they say, “No,” they should be able to add the data by hand. If added from a contact list, the app should pull in any mobile phone and address information, then allow the user to edit/add if needed.</w:t>
      </w:r>
    </w:p>
    <w:p w14:paraId="76FF0E94" w14:textId="543C8556" w:rsidR="006C1EFB" w:rsidRDefault="006C1EFB" w:rsidP="00280C3A">
      <w:pPr>
        <w:spacing w:after="100" w:afterAutospacing="1"/>
        <w:ind w:left="1260"/>
        <w:contextualSpacing/>
      </w:pPr>
      <w:r>
        <w:t xml:space="preserve"> </w:t>
      </w:r>
    </w:p>
    <w:p w14:paraId="31DF47CA" w14:textId="77777777" w:rsidR="006C1EFB" w:rsidRDefault="006C1EFB" w:rsidP="00707C23">
      <w:pPr>
        <w:spacing w:after="100" w:afterAutospacing="1"/>
        <w:ind w:left="1440"/>
        <w:contextualSpacing/>
      </w:pPr>
      <w:commentRangeStart w:id="33"/>
      <w:r>
        <w:t xml:space="preserve">As the user adds destinations and people to their route, their faces should appear on their carpool map (if photos are available in their contacts list). If not a generic image should indicate a destination point – house, etc. </w:t>
      </w:r>
      <w:r w:rsidRPr="00CA3C34">
        <w:t xml:space="preserve"> </w:t>
      </w:r>
      <w:commentRangeEnd w:id="33"/>
      <w:r w:rsidR="00F875C5">
        <w:rPr>
          <w:rStyle w:val="CommentReference"/>
        </w:rPr>
        <w:commentReference w:id="33"/>
      </w:r>
    </w:p>
    <w:p w14:paraId="30D41979" w14:textId="77777777" w:rsidR="00280C3A" w:rsidRPr="00CA3C34" w:rsidRDefault="00280C3A" w:rsidP="00707C23">
      <w:pPr>
        <w:spacing w:after="100" w:afterAutospacing="1"/>
        <w:ind w:left="1620"/>
        <w:contextualSpacing/>
      </w:pPr>
    </w:p>
    <w:p w14:paraId="5DD1EC51" w14:textId="77777777" w:rsidR="006C1EFB" w:rsidRDefault="006C1EFB" w:rsidP="00707C23">
      <w:pPr>
        <w:spacing w:after="100" w:afterAutospacing="1"/>
        <w:ind w:left="1440"/>
        <w:contextualSpacing/>
      </w:pPr>
      <w:r>
        <w:t xml:space="preserve">The order of the people/locations in the list will be show on a map for approval. If the user wants to change order, they should be able to move “stops” either up or down the list. </w:t>
      </w:r>
    </w:p>
    <w:p w14:paraId="53E1F9A4" w14:textId="77777777" w:rsidR="00280C3A" w:rsidRDefault="00280C3A" w:rsidP="00707C23">
      <w:pPr>
        <w:spacing w:after="100" w:afterAutospacing="1"/>
        <w:ind w:left="1440"/>
        <w:contextualSpacing/>
      </w:pPr>
    </w:p>
    <w:p w14:paraId="5963DAC2" w14:textId="77777777" w:rsidR="006C1EFB" w:rsidRDefault="006C1EFB" w:rsidP="00707C23">
      <w:pPr>
        <w:spacing w:after="100" w:afterAutospacing="1"/>
        <w:ind w:left="1440"/>
        <w:contextualSpacing/>
      </w:pPr>
      <w:r>
        <w:t xml:space="preserve">Once they’re happy with the list and the order, they should be able to click “Save.”  </w:t>
      </w:r>
    </w:p>
    <w:p w14:paraId="66CC1D90" w14:textId="77777777" w:rsidR="006C1EFB" w:rsidRDefault="006C1EFB" w:rsidP="00707C23">
      <w:pPr>
        <w:spacing w:after="100" w:afterAutospacing="1"/>
        <w:ind w:left="1440"/>
        <w:contextualSpacing/>
      </w:pPr>
      <w:r>
        <w:t xml:space="preserve">Once submitted, a success message should appear. </w:t>
      </w:r>
    </w:p>
    <w:p w14:paraId="1F32FBBF" w14:textId="77777777" w:rsidR="00280C3A" w:rsidRDefault="00280C3A" w:rsidP="00707C23">
      <w:pPr>
        <w:spacing w:after="100" w:afterAutospacing="1"/>
        <w:ind w:left="1440"/>
        <w:contextualSpacing/>
      </w:pPr>
    </w:p>
    <w:p w14:paraId="3F971C64" w14:textId="77777777" w:rsidR="006C1EFB" w:rsidRDefault="006C1EFB" w:rsidP="00707C23">
      <w:pPr>
        <w:ind w:left="1440"/>
      </w:pPr>
      <w:r>
        <w:t xml:space="preserve">Edit and Delete features should be available when the user chooses a specific pool by clicking on the name. Within the detail view for that specific pool, they should be able to move the order of the stops by dragging and dropping them. Users should also be able to add to the list then see the new route on a map. The </w:t>
      </w:r>
      <w:proofErr w:type="gramStart"/>
      <w:r>
        <w:t>trash can</w:t>
      </w:r>
      <w:proofErr w:type="gramEnd"/>
      <w:r>
        <w:t xml:space="preserve"> in the upper right, if </w:t>
      </w:r>
      <w:r>
        <w:lastRenderedPageBreak/>
        <w:t>clicked, will delete the whole pool (once an “Are you sure you want to delete this list?” dialogue box pops up and the user says “Yes”).</w:t>
      </w:r>
    </w:p>
    <w:p w14:paraId="23290491" w14:textId="77777777" w:rsidR="006C1EFB" w:rsidRDefault="006C1EFB" w:rsidP="006C1EFB">
      <w:pPr>
        <w:ind w:left="1440"/>
        <w:jc w:val="center"/>
      </w:pPr>
      <w:r>
        <w:rPr>
          <w:noProof/>
        </w:rPr>
        <w:drawing>
          <wp:inline distT="0" distB="0" distL="0" distR="0" wp14:anchorId="485B650B" wp14:editId="0DF99E1B">
            <wp:extent cx="3344873" cy="278428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 Car Pool List View.png"/>
                    <pic:cNvPicPr/>
                  </pic:nvPicPr>
                  <pic:blipFill>
                    <a:blip r:embed="rId28">
                      <a:extLst>
                        <a:ext uri="{28A0092B-C50C-407E-A947-70E740481C1C}">
                          <a14:useLocalDpi xmlns:a14="http://schemas.microsoft.com/office/drawing/2010/main" val="0"/>
                        </a:ext>
                      </a:extLst>
                    </a:blip>
                    <a:stretch>
                      <a:fillRect/>
                    </a:stretch>
                  </pic:blipFill>
                  <pic:spPr>
                    <a:xfrm>
                      <a:off x="0" y="0"/>
                      <a:ext cx="3349446" cy="2788086"/>
                    </a:xfrm>
                    <a:prstGeom prst="rect">
                      <a:avLst/>
                    </a:prstGeom>
                  </pic:spPr>
                </pic:pic>
              </a:graphicData>
            </a:graphic>
          </wp:inline>
        </w:drawing>
      </w:r>
    </w:p>
    <w:p w14:paraId="77A0F927" w14:textId="77777777" w:rsidR="006C1EFB" w:rsidRDefault="006C1EFB" w:rsidP="00707C23">
      <w:pPr>
        <w:ind w:left="1800"/>
      </w:pPr>
      <w:r>
        <w:t xml:space="preserve">If the user wants to Add, Edit or Delete a person (stop) inside a specific pool, the simply need to click on them in the list and a detail screen should open. That screen should allow the user to populate the Add Stop form from their Contacts list, or type in/edit the data themselves. </w:t>
      </w:r>
      <w:r w:rsidRPr="00431D0D">
        <w:rPr>
          <w:i/>
        </w:rPr>
        <w:t xml:space="preserve">Make sure this will turn to landscape view for data entry for users with a slide out </w:t>
      </w:r>
      <w:proofErr w:type="gramStart"/>
      <w:r w:rsidRPr="00431D0D">
        <w:rPr>
          <w:i/>
        </w:rPr>
        <w:t>qwerty</w:t>
      </w:r>
      <w:proofErr w:type="gramEnd"/>
      <w:r w:rsidRPr="00431D0D">
        <w:rPr>
          <w:i/>
        </w:rPr>
        <w:t xml:space="preserve"> keyboard.</w:t>
      </w:r>
      <w:r>
        <w:t xml:space="preserve"> The user can also delete the stop by clicking the trash can icon, then Okaying the delete. Once the stop is done, they click “Save” and are taken back into the pool detail view with the list of stops and the map.  </w:t>
      </w:r>
    </w:p>
    <w:p w14:paraId="75833C22" w14:textId="77777777" w:rsidR="006C1EFB" w:rsidRDefault="006C1EFB" w:rsidP="006C1EFB">
      <w:pPr>
        <w:ind w:left="1440"/>
        <w:jc w:val="center"/>
      </w:pPr>
      <w:r>
        <w:rPr>
          <w:noProof/>
        </w:rPr>
        <w:drawing>
          <wp:inline distT="0" distB="0" distL="0" distR="0" wp14:anchorId="3C7B7DF2" wp14:editId="5A957D42">
            <wp:extent cx="1343738" cy="280416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 in Pool.png"/>
                    <pic:cNvPicPr/>
                  </pic:nvPicPr>
                  <pic:blipFill>
                    <a:blip r:embed="rId29">
                      <a:extLst>
                        <a:ext uri="{28A0092B-C50C-407E-A947-70E740481C1C}">
                          <a14:useLocalDpi xmlns:a14="http://schemas.microsoft.com/office/drawing/2010/main" val="0"/>
                        </a:ext>
                      </a:extLst>
                    </a:blip>
                    <a:stretch>
                      <a:fillRect/>
                    </a:stretch>
                  </pic:blipFill>
                  <pic:spPr>
                    <a:xfrm>
                      <a:off x="0" y="0"/>
                      <a:ext cx="1345696" cy="2808247"/>
                    </a:xfrm>
                    <a:prstGeom prst="rect">
                      <a:avLst/>
                    </a:prstGeom>
                  </pic:spPr>
                </pic:pic>
              </a:graphicData>
            </a:graphic>
          </wp:inline>
        </w:drawing>
      </w:r>
    </w:p>
    <w:p w14:paraId="46A6E501" w14:textId="77777777" w:rsidR="006C1EFB" w:rsidRDefault="006C1EFB" w:rsidP="00707C23">
      <w:pPr>
        <w:ind w:left="1800"/>
      </w:pPr>
      <w:r>
        <w:lastRenderedPageBreak/>
        <w:t xml:space="preserve">When the user is ready to drive a carpool, they can simply open the tool, </w:t>
      </w:r>
      <w:proofErr w:type="gramStart"/>
      <w:r>
        <w:t>then</w:t>
      </w:r>
      <w:proofErr w:type="gramEnd"/>
      <w:r>
        <w:t xml:space="preserve"> select the “Start” button next to the name of the pool. </w:t>
      </w:r>
    </w:p>
    <w:p w14:paraId="0BAC2C8F" w14:textId="77777777" w:rsidR="006C1EFB" w:rsidRDefault="006C1EFB" w:rsidP="001E66D2">
      <w:pPr>
        <w:ind w:left="1440"/>
      </w:pPr>
      <w:r>
        <w:rPr>
          <w:noProof/>
        </w:rPr>
        <w:drawing>
          <wp:inline distT="0" distB="0" distL="0" distR="0" wp14:anchorId="32736171" wp14:editId="0F6DEEAA">
            <wp:extent cx="3021407" cy="32156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 Pool.png"/>
                    <pic:cNvPicPr/>
                  </pic:nvPicPr>
                  <pic:blipFill>
                    <a:blip r:embed="rId30">
                      <a:extLst>
                        <a:ext uri="{28A0092B-C50C-407E-A947-70E740481C1C}">
                          <a14:useLocalDpi xmlns:a14="http://schemas.microsoft.com/office/drawing/2010/main" val="0"/>
                        </a:ext>
                      </a:extLst>
                    </a:blip>
                    <a:stretch>
                      <a:fillRect/>
                    </a:stretch>
                  </pic:blipFill>
                  <pic:spPr>
                    <a:xfrm>
                      <a:off x="0" y="0"/>
                      <a:ext cx="3021158" cy="3215375"/>
                    </a:xfrm>
                    <a:prstGeom prst="rect">
                      <a:avLst/>
                    </a:prstGeom>
                  </pic:spPr>
                </pic:pic>
              </a:graphicData>
            </a:graphic>
          </wp:inline>
        </w:drawing>
      </w:r>
    </w:p>
    <w:p w14:paraId="67363194" w14:textId="316E1BA5" w:rsidR="006C1EFB" w:rsidRDefault="006C1EFB" w:rsidP="00707C23">
      <w:pPr>
        <w:ind w:left="1800"/>
      </w:pPr>
      <w:r>
        <w:t xml:space="preserve">At that point, the app should then display the map on the screen with the route diagrammed and begin sending notifications to everyone on the list. </w:t>
      </w:r>
      <w:r w:rsidR="007D4609">
        <w:t>The user should be given a notification.</w:t>
      </w:r>
    </w:p>
    <w:p w14:paraId="055F3B2F" w14:textId="101CC784" w:rsidR="007D4609" w:rsidRPr="001B4F28" w:rsidRDefault="007D4609" w:rsidP="00707C23">
      <w:pPr>
        <w:ind w:left="1800"/>
        <w:rPr>
          <w:i/>
        </w:rPr>
      </w:pPr>
      <w:r>
        <w:tab/>
      </w:r>
      <w:r w:rsidR="001B4F28">
        <w:t>“</w:t>
      </w:r>
      <w:r w:rsidRPr="001B4F28">
        <w:rPr>
          <w:i/>
        </w:rPr>
        <w:t xml:space="preserve">Car Pool Alerts have been sent to </w:t>
      </w:r>
      <w:r w:rsidR="001B4F28">
        <w:rPr>
          <w:i/>
        </w:rPr>
        <w:t>the &lt;insert name&gt; car pool</w:t>
      </w:r>
      <w:r w:rsidRPr="001B4F28">
        <w:rPr>
          <w:i/>
        </w:rPr>
        <w:t>.</w:t>
      </w:r>
      <w:r w:rsidR="001B4F28">
        <w:rPr>
          <w:i/>
        </w:rPr>
        <w:t>”</w:t>
      </w:r>
      <w:r w:rsidRPr="001B4F28">
        <w:rPr>
          <w:i/>
        </w:rPr>
        <w:t xml:space="preserve"> </w:t>
      </w:r>
    </w:p>
    <w:p w14:paraId="73E266E4" w14:textId="08139088" w:rsidR="007D4609" w:rsidRDefault="007D4609" w:rsidP="00707C23">
      <w:pPr>
        <w:ind w:left="1800"/>
      </w:pPr>
      <w:r>
        <w:t xml:space="preserve">Notification </w:t>
      </w:r>
      <w:r w:rsidR="000B7EC1">
        <w:t xml:space="preserve">to people in car pool list </w:t>
      </w:r>
      <w:r>
        <w:t>could read:</w:t>
      </w:r>
      <w:r w:rsidR="006C1EFB">
        <w:t xml:space="preserve"> </w:t>
      </w:r>
    </w:p>
    <w:p w14:paraId="2518ED7C" w14:textId="4F92289F" w:rsidR="006C1EFB" w:rsidRPr="000B7EC1" w:rsidRDefault="006C1EFB" w:rsidP="006C1EFB">
      <w:pPr>
        <w:ind w:left="2160"/>
        <w:rPr>
          <w:i/>
        </w:rPr>
      </w:pPr>
      <w:r w:rsidRPr="000B7EC1">
        <w:rPr>
          <w:i/>
        </w:rPr>
        <w:t>“Car Pool Alert: &lt;insert name of driver&gt; has left their house.”</w:t>
      </w:r>
    </w:p>
    <w:p w14:paraId="7D6846C8" w14:textId="05410D9B" w:rsidR="006C1EFB" w:rsidRDefault="006C1EFB" w:rsidP="009A1A76">
      <w:pPr>
        <w:ind w:left="2160"/>
        <w:jc w:val="center"/>
      </w:pPr>
      <w:r>
        <w:rPr>
          <w:noProof/>
        </w:rPr>
        <w:drawing>
          <wp:inline distT="0" distB="0" distL="0" distR="0" wp14:anchorId="2BB393D4" wp14:editId="46CD79D2">
            <wp:extent cx="1197678" cy="24993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 Pool Map View.png"/>
                    <pic:cNvPicPr/>
                  </pic:nvPicPr>
                  <pic:blipFill>
                    <a:blip r:embed="rId31">
                      <a:extLst>
                        <a:ext uri="{28A0092B-C50C-407E-A947-70E740481C1C}">
                          <a14:useLocalDpi xmlns:a14="http://schemas.microsoft.com/office/drawing/2010/main" val="0"/>
                        </a:ext>
                      </a:extLst>
                    </a:blip>
                    <a:stretch>
                      <a:fillRect/>
                    </a:stretch>
                  </pic:blipFill>
                  <pic:spPr>
                    <a:xfrm>
                      <a:off x="0" y="0"/>
                      <a:ext cx="1199363" cy="2502875"/>
                    </a:xfrm>
                    <a:prstGeom prst="rect">
                      <a:avLst/>
                    </a:prstGeom>
                  </pic:spPr>
                </pic:pic>
              </a:graphicData>
            </a:graphic>
          </wp:inline>
        </w:drawing>
      </w:r>
    </w:p>
    <w:p w14:paraId="4E2F3850" w14:textId="77777777" w:rsidR="00A71CFC" w:rsidRDefault="00C92909" w:rsidP="00A71CFC">
      <w:pPr>
        <w:pStyle w:val="ListParagraph"/>
        <w:spacing w:after="100" w:afterAutospacing="1" w:line="240" w:lineRule="auto"/>
        <w:ind w:left="1440"/>
        <w:rPr>
          <w:b/>
        </w:rPr>
      </w:pPr>
      <w:r w:rsidRPr="00A71CFC">
        <w:rPr>
          <w:b/>
        </w:rPr>
        <w:lastRenderedPageBreak/>
        <w:t>Car Calendar</w:t>
      </w:r>
    </w:p>
    <w:p w14:paraId="04904516" w14:textId="40681D28" w:rsidR="00A71CFC" w:rsidRDefault="00C92909" w:rsidP="00A71CFC">
      <w:pPr>
        <w:pStyle w:val="ListParagraph"/>
        <w:spacing w:after="100" w:afterAutospacing="1" w:line="240" w:lineRule="auto"/>
        <w:ind w:left="2160"/>
      </w:pPr>
      <w:r w:rsidRPr="00C92909">
        <w:t xml:space="preserve">This </w:t>
      </w:r>
      <w:r w:rsidR="00A71CFC">
        <w:t xml:space="preserve">menu choice </w:t>
      </w:r>
      <w:r w:rsidRPr="00C92909">
        <w:t xml:space="preserve">should open </w:t>
      </w:r>
      <w:r w:rsidR="001D4C7F">
        <w:t>the designated third-party</w:t>
      </w:r>
      <w:r w:rsidRPr="00C92909">
        <w:t xml:space="preserve"> calendar that </w:t>
      </w:r>
      <w:r w:rsidR="00292B4C">
        <w:t>the user selected to record</w:t>
      </w:r>
      <w:r w:rsidR="001D4C7F">
        <w:t xml:space="preserve"> any/all events, tasks, or history. </w:t>
      </w:r>
      <w:r w:rsidRPr="00C92909">
        <w:t xml:space="preserve"> </w:t>
      </w:r>
    </w:p>
    <w:p w14:paraId="669AF770" w14:textId="77777777" w:rsidR="004968EB" w:rsidRDefault="004968EB" w:rsidP="00A71CFC">
      <w:pPr>
        <w:pStyle w:val="ListParagraph"/>
        <w:spacing w:after="100" w:afterAutospacing="1" w:line="240" w:lineRule="auto"/>
        <w:ind w:left="1440"/>
        <w:rPr>
          <w:b/>
        </w:rPr>
      </w:pPr>
    </w:p>
    <w:p w14:paraId="2DB70DB2" w14:textId="77777777" w:rsidR="00A71CFC" w:rsidRDefault="00A71CFC" w:rsidP="00855299">
      <w:pPr>
        <w:pStyle w:val="ListParagraph"/>
        <w:spacing w:after="0" w:line="240" w:lineRule="auto"/>
        <w:ind w:left="1440"/>
        <w:rPr>
          <w:b/>
        </w:rPr>
      </w:pPr>
      <w:r w:rsidRPr="00A71CFC">
        <w:rPr>
          <w:b/>
        </w:rPr>
        <w:t>F</w:t>
      </w:r>
      <w:r w:rsidR="003A640A" w:rsidRPr="00A71CFC">
        <w:rPr>
          <w:b/>
        </w:rPr>
        <w:t>use Store</w:t>
      </w:r>
    </w:p>
    <w:p w14:paraId="5A1E42E7" w14:textId="77777777" w:rsidR="004F4B44" w:rsidRDefault="00A71CFC" w:rsidP="00855299">
      <w:pPr>
        <w:pStyle w:val="ListParagraph"/>
        <w:spacing w:after="0" w:line="240" w:lineRule="auto"/>
        <w:ind w:left="2160"/>
      </w:pPr>
      <w:r w:rsidRPr="00A71CFC">
        <w:t>Link to a</w:t>
      </w:r>
      <w:r>
        <w:t>n</w:t>
      </w:r>
      <w:r w:rsidRPr="00A71CFC">
        <w:t xml:space="preserve"> online store where </w:t>
      </w:r>
      <w:r w:rsidR="003A640A" w:rsidRPr="00A71CFC">
        <w:t xml:space="preserve">the user </w:t>
      </w:r>
      <w:r w:rsidRPr="00A71CFC">
        <w:t xml:space="preserve">can </w:t>
      </w:r>
      <w:r w:rsidR="003A640A" w:rsidRPr="00A71CFC">
        <w:t>quickly buy more keys or any other products/services we may want to offer</w:t>
      </w:r>
      <w:r w:rsidR="003A640A">
        <w:t>.</w:t>
      </w:r>
    </w:p>
    <w:p w14:paraId="25274021" w14:textId="77777777" w:rsidR="00855299" w:rsidRDefault="00855299" w:rsidP="00855299">
      <w:pPr>
        <w:pStyle w:val="ListParagraph"/>
        <w:spacing w:after="0" w:line="240" w:lineRule="auto"/>
        <w:ind w:left="2160"/>
      </w:pPr>
    </w:p>
    <w:p w14:paraId="0B74D1AC" w14:textId="77777777" w:rsidR="00855299" w:rsidRDefault="00855299" w:rsidP="00855299">
      <w:pPr>
        <w:spacing w:after="0" w:line="240" w:lineRule="auto"/>
        <w:ind w:left="720" w:firstLine="720"/>
        <w:contextualSpacing/>
        <w:rPr>
          <w:b/>
        </w:rPr>
      </w:pPr>
      <w:r>
        <w:rPr>
          <w:b/>
        </w:rPr>
        <w:t xml:space="preserve">Fuse </w:t>
      </w:r>
      <w:r w:rsidR="004F4B44" w:rsidRPr="004F4B44">
        <w:rPr>
          <w:b/>
        </w:rPr>
        <w:t>Support</w:t>
      </w:r>
    </w:p>
    <w:p w14:paraId="5912DED9" w14:textId="1B9C6910" w:rsidR="00855299" w:rsidRDefault="00855299" w:rsidP="00855299">
      <w:pPr>
        <w:spacing w:after="0" w:line="240" w:lineRule="auto"/>
        <w:ind w:left="2160"/>
        <w:contextualSpacing/>
      </w:pPr>
      <w:r w:rsidRPr="00855299">
        <w:t>Offer the user any support information (linked) like emails or FAQs. As additional support services are added, this screen will adapt.</w:t>
      </w:r>
    </w:p>
    <w:p w14:paraId="104E532B" w14:textId="27D95431" w:rsidR="00292B4C" w:rsidRDefault="00292B4C" w:rsidP="00292B4C">
      <w:pPr>
        <w:spacing w:after="0" w:line="240" w:lineRule="auto"/>
        <w:ind w:left="1440"/>
        <w:contextualSpacing/>
        <w:rPr>
          <w:b/>
        </w:rPr>
      </w:pPr>
      <w:r w:rsidRPr="00292B4C">
        <w:rPr>
          <w:b/>
        </w:rPr>
        <w:t>Logout</w:t>
      </w:r>
    </w:p>
    <w:p w14:paraId="3D583F8F" w14:textId="77777777" w:rsidR="00987C46" w:rsidRDefault="00987C46" w:rsidP="00292B4C">
      <w:pPr>
        <w:spacing w:after="0" w:line="240" w:lineRule="auto"/>
        <w:ind w:left="1440"/>
        <w:contextualSpacing/>
        <w:rPr>
          <w:b/>
        </w:rPr>
      </w:pPr>
    </w:p>
    <w:p w14:paraId="7D8B1B0D" w14:textId="5C99B436" w:rsidR="00987C46" w:rsidRDefault="00987C46">
      <w:pPr>
        <w:rPr>
          <w:b/>
        </w:rPr>
      </w:pPr>
      <w:r>
        <w:rPr>
          <w:b/>
        </w:rPr>
        <w:br w:type="page"/>
      </w:r>
    </w:p>
    <w:p w14:paraId="0FA36A70" w14:textId="5B78D81F" w:rsidR="00987C46" w:rsidRPr="00987C46" w:rsidRDefault="00987C46" w:rsidP="00BC41A5">
      <w:pPr>
        <w:pBdr>
          <w:bottom w:val="single" w:sz="4" w:space="2" w:color="auto"/>
        </w:pBdr>
        <w:spacing w:after="0" w:line="240" w:lineRule="auto"/>
        <w:contextualSpacing/>
        <w:jc w:val="center"/>
        <w:rPr>
          <w:b/>
          <w:sz w:val="28"/>
        </w:rPr>
      </w:pPr>
      <w:r w:rsidRPr="00987C46">
        <w:rPr>
          <w:b/>
          <w:sz w:val="28"/>
        </w:rPr>
        <w:lastRenderedPageBreak/>
        <w:t>Appendix A</w:t>
      </w:r>
    </w:p>
    <w:p w14:paraId="0B3716F8" w14:textId="77777777" w:rsidR="00987C46" w:rsidRDefault="00987C46" w:rsidP="00292B4C">
      <w:pPr>
        <w:spacing w:after="0" w:line="240" w:lineRule="auto"/>
        <w:ind w:left="1440"/>
        <w:contextualSpacing/>
        <w:rPr>
          <w:b/>
        </w:rPr>
      </w:pPr>
    </w:p>
    <w:p w14:paraId="460807A9" w14:textId="07343F29" w:rsidR="00987C46" w:rsidRDefault="00BC41A5" w:rsidP="00BC41A5">
      <w:pPr>
        <w:spacing w:after="0" w:line="240" w:lineRule="auto"/>
        <w:contextualSpacing/>
        <w:rPr>
          <w:b/>
        </w:rPr>
      </w:pPr>
      <w:r>
        <w:rPr>
          <w:b/>
        </w:rPr>
        <w:t>Available Da</w:t>
      </w:r>
      <w:r w:rsidR="00987C46">
        <w:rPr>
          <w:b/>
        </w:rPr>
        <w:t>ta</w:t>
      </w:r>
      <w:r>
        <w:rPr>
          <w:b/>
        </w:rPr>
        <w:t xml:space="preserve"> From Fuse Device</w:t>
      </w:r>
    </w:p>
    <w:p w14:paraId="3D1AB589" w14:textId="77777777" w:rsidR="00987C46" w:rsidRDefault="00987C46" w:rsidP="00292B4C">
      <w:pPr>
        <w:spacing w:after="0" w:line="240" w:lineRule="auto"/>
        <w:ind w:left="1440"/>
        <w:contextualSpacing/>
        <w:rPr>
          <w:b/>
        </w:rPr>
      </w:pPr>
    </w:p>
    <w:tbl>
      <w:tblPr>
        <w:tblW w:w="10258" w:type="dxa"/>
        <w:shd w:val="clear" w:color="auto" w:fill="F5F5F5"/>
        <w:tblCellMar>
          <w:top w:w="15" w:type="dxa"/>
          <w:left w:w="15" w:type="dxa"/>
          <w:bottom w:w="15" w:type="dxa"/>
          <w:right w:w="15" w:type="dxa"/>
        </w:tblCellMar>
        <w:tblLook w:val="04A0" w:firstRow="1" w:lastRow="0" w:firstColumn="1" w:lastColumn="0" w:noHBand="0" w:noVBand="1"/>
      </w:tblPr>
      <w:tblGrid>
        <w:gridCol w:w="10258"/>
      </w:tblGrid>
      <w:tr w:rsidR="007626D9" w:rsidRPr="00987C46" w14:paraId="0704AF47" w14:textId="77777777" w:rsidTr="007626D9">
        <w:tc>
          <w:tcPr>
            <w:tcW w:w="0" w:type="auto"/>
            <w:tcBorders>
              <w:top w:val="single" w:sz="6" w:space="0" w:color="DDDDDD"/>
            </w:tcBorders>
            <w:shd w:val="clear" w:color="auto" w:fill="F5F5F5"/>
            <w:tcMar>
              <w:top w:w="120" w:type="dxa"/>
              <w:left w:w="120" w:type="dxa"/>
              <w:bottom w:w="120" w:type="dxa"/>
              <w:right w:w="120" w:type="dxa"/>
            </w:tcMar>
            <w:hideMark/>
          </w:tcPr>
          <w:p w14:paraId="2A68873E" w14:textId="77777777" w:rsidR="007626D9" w:rsidRPr="00987C46" w:rsidRDefault="007626D9" w:rsidP="00987C46">
            <w:pPr>
              <w:spacing w:after="0" w:line="285" w:lineRule="atLeast"/>
              <w:rPr>
                <w:rFonts w:ascii="Helvetica" w:eastAsia="Times New Roman" w:hAnsi="Helvetica" w:cs="Times New Roman"/>
                <w:color w:val="000000"/>
                <w:sz w:val="21"/>
                <w:szCs w:val="21"/>
              </w:rPr>
            </w:pPr>
            <w:r w:rsidRPr="00987C46">
              <w:rPr>
                <w:rFonts w:ascii="Helvetica" w:eastAsia="Times New Roman" w:hAnsi="Helvetica" w:cs="Times New Roman"/>
                <w:color w:val="000000"/>
                <w:sz w:val="21"/>
                <w:szCs w:val="21"/>
              </w:rPr>
              <w:t>Diagnostic Trouble Codes</w:t>
            </w:r>
          </w:p>
        </w:tc>
      </w:tr>
      <w:tr w:rsidR="007626D9" w:rsidRPr="00987C46" w14:paraId="0ED1CC14" w14:textId="77777777" w:rsidTr="007626D9">
        <w:tc>
          <w:tcPr>
            <w:tcW w:w="0" w:type="auto"/>
            <w:tcBorders>
              <w:top w:val="single" w:sz="6" w:space="0" w:color="DDDDDD"/>
            </w:tcBorders>
            <w:shd w:val="clear" w:color="auto" w:fill="F5F5F5"/>
            <w:tcMar>
              <w:top w:w="120" w:type="dxa"/>
              <w:left w:w="120" w:type="dxa"/>
              <w:bottom w:w="120" w:type="dxa"/>
              <w:right w:w="120" w:type="dxa"/>
            </w:tcMar>
            <w:hideMark/>
          </w:tcPr>
          <w:p w14:paraId="59C4E639" w14:textId="77777777" w:rsidR="007626D9" w:rsidRPr="00987C46" w:rsidRDefault="007626D9" w:rsidP="00987C46">
            <w:pPr>
              <w:spacing w:after="0" w:line="285" w:lineRule="atLeast"/>
              <w:rPr>
                <w:rFonts w:ascii="Helvetica" w:eastAsia="Times New Roman" w:hAnsi="Helvetica" w:cs="Times New Roman"/>
                <w:color w:val="000000"/>
                <w:sz w:val="21"/>
                <w:szCs w:val="21"/>
              </w:rPr>
            </w:pPr>
            <w:r w:rsidRPr="00987C46">
              <w:rPr>
                <w:rFonts w:ascii="Helvetica" w:eastAsia="Times New Roman" w:hAnsi="Helvetica" w:cs="Times New Roman"/>
                <w:color w:val="000000"/>
                <w:sz w:val="21"/>
                <w:szCs w:val="21"/>
              </w:rPr>
              <w:t>Battery Voltage</w:t>
            </w:r>
          </w:p>
        </w:tc>
      </w:tr>
      <w:tr w:rsidR="007626D9" w:rsidRPr="00987C46" w14:paraId="5C350D96" w14:textId="77777777" w:rsidTr="007626D9">
        <w:tc>
          <w:tcPr>
            <w:tcW w:w="0" w:type="auto"/>
            <w:tcBorders>
              <w:top w:val="single" w:sz="6" w:space="0" w:color="DDDDDD"/>
            </w:tcBorders>
            <w:shd w:val="clear" w:color="auto" w:fill="F5F5F5"/>
            <w:tcMar>
              <w:top w:w="120" w:type="dxa"/>
              <w:left w:w="120" w:type="dxa"/>
              <w:bottom w:w="120" w:type="dxa"/>
              <w:right w:w="120" w:type="dxa"/>
            </w:tcMar>
            <w:hideMark/>
          </w:tcPr>
          <w:p w14:paraId="218EC5FA" w14:textId="77777777" w:rsidR="007626D9" w:rsidRPr="00987C46" w:rsidRDefault="007626D9" w:rsidP="00987C46">
            <w:pPr>
              <w:spacing w:after="0" w:line="285" w:lineRule="atLeast"/>
              <w:rPr>
                <w:rFonts w:ascii="Helvetica" w:eastAsia="Times New Roman" w:hAnsi="Helvetica" w:cs="Times New Roman"/>
                <w:color w:val="000000"/>
                <w:sz w:val="21"/>
                <w:szCs w:val="21"/>
              </w:rPr>
            </w:pPr>
            <w:r w:rsidRPr="00987C46">
              <w:rPr>
                <w:rFonts w:ascii="Helvetica" w:eastAsia="Times New Roman" w:hAnsi="Helvetica" w:cs="Times New Roman"/>
                <w:color w:val="000000"/>
                <w:sz w:val="21"/>
                <w:szCs w:val="21"/>
              </w:rPr>
              <w:t>Vehicle Reported Odometer</w:t>
            </w:r>
          </w:p>
        </w:tc>
      </w:tr>
      <w:tr w:rsidR="007626D9" w:rsidRPr="00987C46" w14:paraId="2B4C9CF0" w14:textId="77777777" w:rsidTr="007626D9">
        <w:tc>
          <w:tcPr>
            <w:tcW w:w="0" w:type="auto"/>
            <w:tcBorders>
              <w:top w:val="single" w:sz="6" w:space="0" w:color="DDDDDD"/>
            </w:tcBorders>
            <w:shd w:val="clear" w:color="auto" w:fill="F5F5F5"/>
            <w:tcMar>
              <w:top w:w="120" w:type="dxa"/>
              <w:left w:w="120" w:type="dxa"/>
              <w:bottom w:w="120" w:type="dxa"/>
              <w:right w:w="120" w:type="dxa"/>
            </w:tcMar>
            <w:hideMark/>
          </w:tcPr>
          <w:p w14:paraId="7A571BA4" w14:textId="77777777" w:rsidR="007626D9" w:rsidRPr="00987C46" w:rsidRDefault="007626D9" w:rsidP="00987C46">
            <w:pPr>
              <w:spacing w:after="0" w:line="285" w:lineRule="atLeast"/>
              <w:rPr>
                <w:rFonts w:ascii="Helvetica" w:eastAsia="Times New Roman" w:hAnsi="Helvetica" w:cs="Times New Roman"/>
                <w:color w:val="000000"/>
                <w:sz w:val="21"/>
                <w:szCs w:val="21"/>
              </w:rPr>
            </w:pPr>
            <w:r w:rsidRPr="00987C46">
              <w:rPr>
                <w:rFonts w:ascii="Helvetica" w:eastAsia="Times New Roman" w:hAnsi="Helvetica" w:cs="Times New Roman"/>
                <w:color w:val="000000"/>
                <w:sz w:val="21"/>
                <w:szCs w:val="21"/>
              </w:rPr>
              <w:t>GPS Location</w:t>
            </w:r>
          </w:p>
        </w:tc>
      </w:tr>
      <w:tr w:rsidR="007626D9" w:rsidRPr="00987C46" w14:paraId="576A9EF7" w14:textId="77777777" w:rsidTr="007626D9">
        <w:tc>
          <w:tcPr>
            <w:tcW w:w="0" w:type="auto"/>
            <w:tcBorders>
              <w:top w:val="single" w:sz="6" w:space="0" w:color="DDDDDD"/>
            </w:tcBorders>
            <w:shd w:val="clear" w:color="auto" w:fill="F5F5F5"/>
            <w:tcMar>
              <w:top w:w="120" w:type="dxa"/>
              <w:left w:w="120" w:type="dxa"/>
              <w:bottom w:w="120" w:type="dxa"/>
              <w:right w:w="120" w:type="dxa"/>
            </w:tcMar>
            <w:hideMark/>
          </w:tcPr>
          <w:p w14:paraId="352D5D55" w14:textId="77777777" w:rsidR="007626D9" w:rsidRPr="00987C46" w:rsidRDefault="007626D9" w:rsidP="00987C46">
            <w:pPr>
              <w:spacing w:after="0" w:line="285" w:lineRule="atLeast"/>
              <w:rPr>
                <w:rFonts w:ascii="Helvetica" w:eastAsia="Times New Roman" w:hAnsi="Helvetica" w:cs="Times New Roman"/>
                <w:color w:val="000000"/>
                <w:sz w:val="21"/>
                <w:szCs w:val="21"/>
              </w:rPr>
            </w:pPr>
            <w:r w:rsidRPr="00987C46">
              <w:rPr>
                <w:rFonts w:ascii="Helvetica" w:eastAsia="Times New Roman" w:hAnsi="Helvetica" w:cs="Times New Roman"/>
                <w:color w:val="000000"/>
                <w:sz w:val="21"/>
                <w:szCs w:val="21"/>
              </w:rPr>
              <w:t>Heading</w:t>
            </w:r>
          </w:p>
        </w:tc>
      </w:tr>
      <w:tr w:rsidR="007626D9" w:rsidRPr="00987C46" w14:paraId="5BD9DD82" w14:textId="77777777" w:rsidTr="007626D9">
        <w:tc>
          <w:tcPr>
            <w:tcW w:w="0" w:type="auto"/>
            <w:tcBorders>
              <w:top w:val="single" w:sz="6" w:space="0" w:color="DDDDDD"/>
            </w:tcBorders>
            <w:shd w:val="clear" w:color="auto" w:fill="F5F5F5"/>
            <w:tcMar>
              <w:top w:w="120" w:type="dxa"/>
              <w:left w:w="120" w:type="dxa"/>
              <w:bottom w:w="120" w:type="dxa"/>
              <w:right w:w="120" w:type="dxa"/>
            </w:tcMar>
            <w:hideMark/>
          </w:tcPr>
          <w:p w14:paraId="30615554" w14:textId="77777777" w:rsidR="007626D9" w:rsidRPr="00987C46" w:rsidRDefault="007626D9" w:rsidP="00987C46">
            <w:pPr>
              <w:spacing w:after="0" w:line="285" w:lineRule="atLeast"/>
              <w:rPr>
                <w:rFonts w:ascii="Helvetica" w:eastAsia="Times New Roman" w:hAnsi="Helvetica" w:cs="Times New Roman"/>
                <w:color w:val="000000"/>
                <w:sz w:val="21"/>
                <w:szCs w:val="21"/>
              </w:rPr>
            </w:pPr>
            <w:r w:rsidRPr="00987C46">
              <w:rPr>
                <w:rFonts w:ascii="Helvetica" w:eastAsia="Times New Roman" w:hAnsi="Helvetica" w:cs="Times New Roman"/>
                <w:color w:val="000000"/>
                <w:sz w:val="21"/>
                <w:szCs w:val="21"/>
              </w:rPr>
              <w:t>Engine Speed</w:t>
            </w:r>
          </w:p>
        </w:tc>
      </w:tr>
      <w:tr w:rsidR="007626D9" w:rsidRPr="00987C46" w14:paraId="01942D5D" w14:textId="77777777" w:rsidTr="007626D9">
        <w:tc>
          <w:tcPr>
            <w:tcW w:w="0" w:type="auto"/>
            <w:tcBorders>
              <w:top w:val="single" w:sz="6" w:space="0" w:color="DDDDDD"/>
            </w:tcBorders>
            <w:shd w:val="clear" w:color="auto" w:fill="F5F5F5"/>
            <w:tcMar>
              <w:top w:w="120" w:type="dxa"/>
              <w:left w:w="120" w:type="dxa"/>
              <w:bottom w:w="120" w:type="dxa"/>
              <w:right w:w="120" w:type="dxa"/>
            </w:tcMar>
            <w:hideMark/>
          </w:tcPr>
          <w:p w14:paraId="5013996B" w14:textId="4E6867AC" w:rsidR="007626D9" w:rsidRPr="00987C46" w:rsidRDefault="007626D9" w:rsidP="00987C46">
            <w:pPr>
              <w:spacing w:after="0" w:line="285" w:lineRule="atLeast"/>
              <w:rPr>
                <w:rFonts w:ascii="Helvetica" w:eastAsia="Times New Roman" w:hAnsi="Helvetica" w:cs="Times New Roman"/>
                <w:color w:val="000000"/>
                <w:sz w:val="21"/>
                <w:szCs w:val="21"/>
              </w:rPr>
            </w:pPr>
            <w:r w:rsidRPr="00987C46">
              <w:rPr>
                <w:rFonts w:ascii="Helvetica" w:eastAsia="Times New Roman" w:hAnsi="Helvetica" w:cs="Times New Roman"/>
                <w:color w:val="000000"/>
                <w:sz w:val="21"/>
                <w:szCs w:val="21"/>
              </w:rPr>
              <w:t>Percentage of Fuel Remaining</w:t>
            </w:r>
            <w:r>
              <w:rPr>
                <w:rFonts w:ascii="Helvetica" w:eastAsia="Times New Roman" w:hAnsi="Helvetica" w:cs="Times New Roman"/>
                <w:color w:val="000000"/>
                <w:sz w:val="21"/>
                <w:szCs w:val="21"/>
              </w:rPr>
              <w:t xml:space="preserve"> (on some cars)</w:t>
            </w:r>
          </w:p>
        </w:tc>
      </w:tr>
      <w:tr w:rsidR="007626D9" w:rsidRPr="00987C46" w14:paraId="0EC0BEB8" w14:textId="77777777" w:rsidTr="007626D9">
        <w:tc>
          <w:tcPr>
            <w:tcW w:w="0" w:type="auto"/>
            <w:tcBorders>
              <w:top w:val="single" w:sz="6" w:space="0" w:color="DDDDDD"/>
            </w:tcBorders>
            <w:shd w:val="clear" w:color="auto" w:fill="F5F5F5"/>
            <w:tcMar>
              <w:top w:w="120" w:type="dxa"/>
              <w:left w:w="120" w:type="dxa"/>
              <w:bottom w:w="120" w:type="dxa"/>
              <w:right w:w="120" w:type="dxa"/>
            </w:tcMar>
            <w:hideMark/>
          </w:tcPr>
          <w:p w14:paraId="2C9D08B3" w14:textId="77777777" w:rsidR="007626D9" w:rsidRPr="00987C46" w:rsidRDefault="007626D9" w:rsidP="00987C46">
            <w:pPr>
              <w:spacing w:after="0" w:line="285" w:lineRule="atLeast"/>
              <w:rPr>
                <w:rFonts w:ascii="Helvetica" w:eastAsia="Times New Roman" w:hAnsi="Helvetica" w:cs="Times New Roman"/>
                <w:color w:val="000000"/>
                <w:sz w:val="21"/>
                <w:szCs w:val="21"/>
              </w:rPr>
            </w:pPr>
            <w:r w:rsidRPr="00987C46">
              <w:rPr>
                <w:rFonts w:ascii="Helvetica" w:eastAsia="Times New Roman" w:hAnsi="Helvetica" w:cs="Times New Roman"/>
                <w:color w:val="000000"/>
                <w:sz w:val="21"/>
                <w:szCs w:val="21"/>
              </w:rPr>
              <w:t>Rate of Fuel Consumption</w:t>
            </w:r>
          </w:p>
        </w:tc>
      </w:tr>
      <w:tr w:rsidR="007626D9" w:rsidRPr="00987C46" w14:paraId="24FEA32D" w14:textId="77777777" w:rsidTr="007626D9">
        <w:tc>
          <w:tcPr>
            <w:tcW w:w="0" w:type="auto"/>
            <w:tcBorders>
              <w:top w:val="single" w:sz="6" w:space="0" w:color="DDDDDD"/>
            </w:tcBorders>
            <w:shd w:val="clear" w:color="auto" w:fill="F5F5F5"/>
            <w:tcMar>
              <w:top w:w="120" w:type="dxa"/>
              <w:left w:w="120" w:type="dxa"/>
              <w:bottom w:w="120" w:type="dxa"/>
              <w:right w:w="120" w:type="dxa"/>
            </w:tcMar>
            <w:hideMark/>
          </w:tcPr>
          <w:p w14:paraId="13615BD5" w14:textId="77777777" w:rsidR="007626D9" w:rsidRPr="00987C46" w:rsidRDefault="007626D9" w:rsidP="00987C46">
            <w:pPr>
              <w:spacing w:after="0" w:line="285" w:lineRule="atLeast"/>
              <w:rPr>
                <w:rFonts w:ascii="Helvetica" w:eastAsia="Times New Roman" w:hAnsi="Helvetica" w:cs="Times New Roman"/>
                <w:color w:val="000000"/>
                <w:sz w:val="21"/>
                <w:szCs w:val="21"/>
              </w:rPr>
            </w:pPr>
            <w:r w:rsidRPr="00987C46">
              <w:rPr>
                <w:rFonts w:ascii="Helvetica" w:eastAsia="Times New Roman" w:hAnsi="Helvetica" w:cs="Times New Roman"/>
                <w:color w:val="000000"/>
                <w:sz w:val="21"/>
                <w:szCs w:val="21"/>
              </w:rPr>
              <w:t>Engine Temperature</w:t>
            </w:r>
          </w:p>
        </w:tc>
      </w:tr>
    </w:tbl>
    <w:p w14:paraId="22B77C3A" w14:textId="77777777" w:rsidR="00987C46" w:rsidRPr="00987C46" w:rsidRDefault="00987C46" w:rsidP="00987C46">
      <w:pPr>
        <w:shd w:val="clear" w:color="auto" w:fill="FFFFFF"/>
        <w:spacing w:after="0" w:line="270" w:lineRule="atLeast"/>
        <w:rPr>
          <w:rFonts w:ascii="Helvetica" w:eastAsia="Times New Roman" w:hAnsi="Helvetica" w:cs="Times New Roman"/>
          <w:color w:val="000000"/>
          <w:sz w:val="20"/>
          <w:szCs w:val="20"/>
        </w:rPr>
      </w:pPr>
      <w:r w:rsidRPr="00987C46">
        <w:rPr>
          <w:rFonts w:ascii="Helvetica" w:eastAsia="Times New Roman" w:hAnsi="Helvetica" w:cs="Times New Roman"/>
          <w:color w:val="000000"/>
          <w:sz w:val="20"/>
          <w:szCs w:val="20"/>
        </w:rPr>
        <w:t>In addition we see every trip (GPS data from engine on to engine off)</w:t>
      </w:r>
    </w:p>
    <w:p w14:paraId="74259136" w14:textId="77777777" w:rsidR="00987C46" w:rsidRPr="00987C46" w:rsidRDefault="00987C46" w:rsidP="00987C46">
      <w:pPr>
        <w:shd w:val="clear" w:color="auto" w:fill="FFFFFF"/>
        <w:spacing w:after="0" w:line="270" w:lineRule="atLeast"/>
        <w:rPr>
          <w:rFonts w:ascii="Helvetica" w:eastAsia="Times New Roman" w:hAnsi="Helvetica" w:cs="Times New Roman"/>
          <w:color w:val="000000"/>
          <w:sz w:val="20"/>
          <w:szCs w:val="20"/>
        </w:rPr>
      </w:pPr>
    </w:p>
    <w:p w14:paraId="6040C425" w14:textId="77777777" w:rsidR="00987C46" w:rsidRPr="00987C46" w:rsidRDefault="00987C46" w:rsidP="00987C46">
      <w:pPr>
        <w:shd w:val="clear" w:color="auto" w:fill="FFFFFF"/>
        <w:spacing w:after="0" w:line="270" w:lineRule="atLeast"/>
        <w:rPr>
          <w:rFonts w:ascii="Helvetica" w:eastAsia="Times New Roman" w:hAnsi="Helvetica" w:cs="Times New Roman"/>
          <w:color w:val="000000"/>
          <w:sz w:val="20"/>
          <w:szCs w:val="20"/>
        </w:rPr>
      </w:pPr>
      <w:r w:rsidRPr="00987C46">
        <w:rPr>
          <w:rFonts w:ascii="Helvetica" w:eastAsia="Times New Roman" w:hAnsi="Helvetica" w:cs="Times New Roman"/>
          <w:color w:val="000000"/>
          <w:sz w:val="20"/>
          <w:szCs w:val="20"/>
        </w:rPr>
        <w:t>We get some of the data points (battery, GPS, Heading, DTC) even when the car is off. </w:t>
      </w:r>
    </w:p>
    <w:p w14:paraId="2FB19F47" w14:textId="77777777" w:rsidR="00987C46" w:rsidRPr="00987C46" w:rsidRDefault="00987C46" w:rsidP="00987C46">
      <w:pPr>
        <w:shd w:val="clear" w:color="auto" w:fill="FFFFFF"/>
        <w:spacing w:after="0" w:line="270" w:lineRule="atLeast"/>
        <w:rPr>
          <w:rFonts w:ascii="Helvetica" w:eastAsia="Times New Roman" w:hAnsi="Helvetica" w:cs="Times New Roman"/>
          <w:color w:val="000000"/>
          <w:sz w:val="20"/>
          <w:szCs w:val="20"/>
        </w:rPr>
      </w:pPr>
    </w:p>
    <w:p w14:paraId="28B09BEC" w14:textId="6F174873" w:rsidR="00987C46" w:rsidRDefault="007626D9" w:rsidP="007626D9">
      <w:pPr>
        <w:spacing w:after="0" w:line="240" w:lineRule="auto"/>
        <w:contextualSpacing/>
        <w:rPr>
          <w:b/>
        </w:rPr>
      </w:pPr>
      <w:proofErr w:type="gramStart"/>
      <w:r>
        <w:rPr>
          <w:b/>
        </w:rPr>
        <w:t>Hard Stops and starts?</w:t>
      </w:r>
      <w:bookmarkStart w:id="34" w:name="_GoBack"/>
      <w:bookmarkEnd w:id="34"/>
      <w:proofErr w:type="gramEnd"/>
    </w:p>
    <w:p w14:paraId="0EDD5A24" w14:textId="73A6506D" w:rsidR="007626D9" w:rsidRDefault="007626D9" w:rsidP="007626D9">
      <w:pPr>
        <w:spacing w:after="0" w:line="240" w:lineRule="auto"/>
        <w:contextualSpacing/>
        <w:rPr>
          <w:b/>
        </w:rPr>
      </w:pPr>
      <w:r>
        <w:rPr>
          <w:b/>
        </w:rPr>
        <w:t>Do we get cruise control use?</w:t>
      </w:r>
    </w:p>
    <w:p w14:paraId="5DE9F69A" w14:textId="77777777" w:rsidR="007626D9" w:rsidRPr="00292B4C" w:rsidRDefault="007626D9" w:rsidP="007626D9">
      <w:pPr>
        <w:spacing w:after="0" w:line="240" w:lineRule="auto"/>
        <w:contextualSpacing/>
        <w:rPr>
          <w:b/>
        </w:rPr>
      </w:pPr>
    </w:p>
    <w:sectPr w:rsidR="007626D9" w:rsidRPr="00292B4C">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Phillip Windley" w:date="2014-01-23T09:09:00Z" w:initials="PW">
    <w:p w14:paraId="7A8F5161" w14:textId="77777777" w:rsidR="000B189B" w:rsidRDefault="000B189B">
      <w:pPr>
        <w:pStyle w:val="CommentText"/>
      </w:pPr>
      <w:r>
        <w:rPr>
          <w:rStyle w:val="CommentReference"/>
        </w:rPr>
        <w:annotationRef/>
      </w:r>
      <w:r>
        <w:t xml:space="preserve">We do use cookies and can remember login </w:t>
      </w:r>
    </w:p>
    <w:p w14:paraId="03213ADE" w14:textId="77777777" w:rsidR="000B189B" w:rsidRDefault="000B189B">
      <w:pPr>
        <w:pStyle w:val="CommentText"/>
      </w:pPr>
    </w:p>
    <w:p w14:paraId="14BE17E9" w14:textId="6731F8C3" w:rsidR="000B189B" w:rsidRDefault="000B189B">
      <w:pPr>
        <w:pStyle w:val="CommentText"/>
      </w:pPr>
      <w:r>
        <w:t xml:space="preserve">Let’s talk about authorization, </w:t>
      </w:r>
      <w:proofErr w:type="spellStart"/>
      <w:r>
        <w:t>OAuth</w:t>
      </w:r>
      <w:proofErr w:type="spellEnd"/>
      <w:r>
        <w:t xml:space="preserve">, and the Fuse/Kynetx model here. It’s a little different and we may need to subtly change the sign up process to ensure user’s understand that. Much like linking an app to </w:t>
      </w:r>
      <w:proofErr w:type="spellStart"/>
      <w:r>
        <w:t>Dropbox</w:t>
      </w:r>
      <w:proofErr w:type="spellEnd"/>
      <w:r>
        <w:t xml:space="preserve">, the user authorizes the Fuse app to link to their Fuse personal cloud. We don’t need to telegraph all that, but it changes things slightly. </w:t>
      </w:r>
    </w:p>
  </w:comment>
  <w:comment w:id="1" w:author="Phillip Windley" w:date="2014-01-23T09:11:00Z" w:initials="PW">
    <w:p w14:paraId="2CDC0AF3" w14:textId="6DE17843" w:rsidR="000B189B" w:rsidRDefault="000B189B">
      <w:pPr>
        <w:pStyle w:val="CommentText"/>
      </w:pPr>
      <w:r>
        <w:rPr>
          <w:rStyle w:val="CommentReference"/>
        </w:rPr>
        <w:annotationRef/>
      </w:r>
      <w:r>
        <w:t xml:space="preserve">I presume we want to continue this flow like this only if the user already doesn’t have a car in their Fuse account. I’m looking for the condition that allows a developer to know if they’re in the initialization flow or a normal login flow. </w:t>
      </w:r>
    </w:p>
  </w:comment>
  <w:comment w:id="2" w:author="Phillip Windley" w:date="2014-01-23T09:12:00Z" w:initials="PW">
    <w:p w14:paraId="7DCF9E45" w14:textId="57E8F70F" w:rsidR="000B189B" w:rsidRDefault="000B189B">
      <w:pPr>
        <w:pStyle w:val="CommentText"/>
      </w:pPr>
      <w:r>
        <w:rPr>
          <w:rStyle w:val="CommentReference"/>
        </w:rPr>
        <w:annotationRef/>
      </w:r>
      <w:r>
        <w:t xml:space="preserve">I like nick names cause they can be short and memorable. YMM is a long string and likely gets truncated in many UI interactions. </w:t>
      </w:r>
    </w:p>
  </w:comment>
  <w:comment w:id="3" w:author="Phillip Windley" w:date="2014-02-04T17:22:00Z" w:initials="PW">
    <w:p w14:paraId="5822BB6A" w14:textId="185E1D9F" w:rsidR="000B189B" w:rsidRDefault="000B189B">
      <w:pPr>
        <w:pStyle w:val="CommentText"/>
      </w:pPr>
      <w:r>
        <w:rPr>
          <w:rStyle w:val="CommentReference"/>
        </w:rPr>
        <w:annotationRef/>
      </w:r>
      <w:r>
        <w:t xml:space="preserve">Better yet, use the picture the user uploaded to create an icon? </w:t>
      </w:r>
    </w:p>
  </w:comment>
  <w:comment w:id="4" w:author="Phillip Windley" w:date="2014-02-05T13:38:00Z" w:initials="PW">
    <w:p w14:paraId="61752F2D" w14:textId="746E56FC" w:rsidR="000B189B" w:rsidRDefault="000B189B">
      <w:pPr>
        <w:pStyle w:val="CommentText"/>
      </w:pPr>
      <w:r>
        <w:rPr>
          <w:rStyle w:val="CommentReference"/>
        </w:rPr>
        <w:annotationRef/>
      </w:r>
      <w:r>
        <w:t xml:space="preserve">We may need to make random date ranges a V2 feature. Doing by weeks/months allows us to pre-compute. </w:t>
      </w:r>
    </w:p>
  </w:comment>
  <w:comment w:id="5" w:author="Phillip Windley" w:date="2014-02-05T13:39:00Z" w:initials="PW">
    <w:p w14:paraId="4ABBD85F" w14:textId="77777777" w:rsidR="000B189B" w:rsidRDefault="000B189B">
      <w:pPr>
        <w:pStyle w:val="CommentText"/>
      </w:pPr>
      <w:r>
        <w:rPr>
          <w:rStyle w:val="CommentReference"/>
        </w:rPr>
        <w:annotationRef/>
      </w:r>
      <w:r>
        <w:t xml:space="preserve">I think if it’s anything more than general tips, it’s got to be v2. </w:t>
      </w:r>
    </w:p>
    <w:p w14:paraId="23688E47" w14:textId="77777777" w:rsidR="000B189B" w:rsidRDefault="000B189B">
      <w:pPr>
        <w:pStyle w:val="CommentText"/>
      </w:pPr>
    </w:p>
    <w:p w14:paraId="480BF828" w14:textId="7B95E4CD" w:rsidR="000B189B" w:rsidRDefault="000B189B">
      <w:pPr>
        <w:pStyle w:val="CommentText"/>
      </w:pPr>
      <w:r>
        <w:t xml:space="preserve">There’s big interest in this. </w:t>
      </w:r>
    </w:p>
  </w:comment>
  <w:comment w:id="6" w:author="Phillip Windley" w:date="2014-02-05T13:40:00Z" w:initials="PW">
    <w:p w14:paraId="4077936B" w14:textId="5164D3BC" w:rsidR="000B189B" w:rsidRDefault="000B189B">
      <w:pPr>
        <w:pStyle w:val="CommentText"/>
      </w:pPr>
      <w:r>
        <w:rPr>
          <w:rStyle w:val="CommentReference"/>
        </w:rPr>
        <w:annotationRef/>
      </w:r>
      <w:r>
        <w:t xml:space="preserve">Automatically fill where can. </w:t>
      </w:r>
    </w:p>
  </w:comment>
  <w:comment w:id="7" w:author="Phillip Windley" w:date="2014-02-05T13:41:00Z" w:initials="PW">
    <w:p w14:paraId="65DB0B90" w14:textId="1082A768" w:rsidR="000B189B" w:rsidRDefault="000B189B">
      <w:pPr>
        <w:pStyle w:val="CommentText"/>
      </w:pPr>
      <w:r>
        <w:rPr>
          <w:rStyle w:val="CommentReference"/>
        </w:rPr>
        <w:annotationRef/>
      </w:r>
      <w:r>
        <w:t>Put in user editable field for completeness/flexibility</w:t>
      </w:r>
    </w:p>
  </w:comment>
  <w:comment w:id="8" w:author="Phillip Windley" w:date="2014-02-05T13:42:00Z" w:initials="PW">
    <w:p w14:paraId="7F5D0470" w14:textId="4F00D210" w:rsidR="000B189B" w:rsidRDefault="000B189B">
      <w:pPr>
        <w:pStyle w:val="CommentText"/>
      </w:pPr>
      <w:r>
        <w:rPr>
          <w:rStyle w:val="CommentReference"/>
        </w:rPr>
        <w:annotationRef/>
      </w:r>
      <w:r>
        <w:t>V2</w:t>
      </w:r>
    </w:p>
  </w:comment>
  <w:comment w:id="9" w:author="Phillip Windley" w:date="2014-02-05T13:45:00Z" w:initials="PW">
    <w:p w14:paraId="0AF45218" w14:textId="79780A01" w:rsidR="000B189B" w:rsidRDefault="000B189B">
      <w:pPr>
        <w:pStyle w:val="CommentText"/>
      </w:pPr>
      <w:r>
        <w:rPr>
          <w:rStyle w:val="CommentReference"/>
        </w:rPr>
        <w:annotationRef/>
      </w:r>
      <w:r>
        <w:t xml:space="preserve">This will be easy/doable now if </w:t>
      </w:r>
      <w:proofErr w:type="spellStart"/>
      <w:r>
        <w:t>Carvoyant</w:t>
      </w:r>
      <w:proofErr w:type="spellEnd"/>
      <w:r>
        <w:t xml:space="preserve"> gives us the “fuel level changed” event I’ve asked for. Otherwise, we’ll push to v2. </w:t>
      </w:r>
    </w:p>
  </w:comment>
  <w:comment w:id="10" w:author="Phillip Windley" w:date="2014-02-05T13:44:00Z" w:initials="PW">
    <w:p w14:paraId="52275508" w14:textId="7B947FB6" w:rsidR="000B189B" w:rsidRDefault="000B189B">
      <w:pPr>
        <w:pStyle w:val="CommentText"/>
      </w:pPr>
      <w:r>
        <w:rPr>
          <w:rStyle w:val="CommentReference"/>
        </w:rPr>
        <w:annotationRef/>
      </w:r>
      <w:proofErr w:type="gramStart"/>
      <w:r>
        <w:t>yes</w:t>
      </w:r>
      <w:proofErr w:type="gramEnd"/>
    </w:p>
  </w:comment>
  <w:comment w:id="11" w:author="Phillip Windley" w:date="2014-02-05T13:42:00Z" w:initials="PW">
    <w:p w14:paraId="6D87A24D" w14:textId="37B91354" w:rsidR="000B189B" w:rsidRDefault="000B189B">
      <w:pPr>
        <w:pStyle w:val="CommentText"/>
      </w:pPr>
      <w:r>
        <w:rPr>
          <w:rStyle w:val="CommentReference"/>
        </w:rPr>
        <w:annotationRef/>
      </w:r>
      <w:r>
        <w:t>V2</w:t>
      </w:r>
    </w:p>
  </w:comment>
  <w:comment w:id="12" w:author="Phillip Windley" w:date="2014-02-05T13:50:00Z" w:initials="PW">
    <w:p w14:paraId="678C7CCB" w14:textId="798BC454" w:rsidR="000B189B" w:rsidRDefault="000B189B">
      <w:pPr>
        <w:pStyle w:val="CommentText"/>
      </w:pPr>
      <w:r>
        <w:rPr>
          <w:rStyle w:val="CommentReference"/>
        </w:rPr>
        <w:annotationRef/>
      </w:r>
      <w:proofErr w:type="spellStart"/>
      <w:r>
        <w:t>Milage</w:t>
      </w:r>
      <w:proofErr w:type="spellEnd"/>
      <w:r>
        <w:t xml:space="preserve"> makes me think o buying gas since that’s how we talk about it generally. </w:t>
      </w:r>
    </w:p>
  </w:comment>
  <w:comment w:id="15" w:author="Phillip Windley" w:date="2014-02-05T13:49:00Z" w:initials="PW">
    <w:p w14:paraId="0D24AF18" w14:textId="0E121A6D" w:rsidR="000B189B" w:rsidRDefault="000B189B">
      <w:pPr>
        <w:pStyle w:val="CommentText"/>
      </w:pPr>
      <w:r>
        <w:rPr>
          <w:rStyle w:val="CommentReference"/>
        </w:rPr>
        <w:annotationRef/>
      </w:r>
      <w:r>
        <w:t>V2, use fixed date ranges for v1 (months, weeks, days, etc.)</w:t>
      </w:r>
    </w:p>
  </w:comment>
  <w:comment w:id="16" w:author="Phillip Windley" w:date="2014-02-05T13:52:00Z" w:initials="PW">
    <w:p w14:paraId="1310EEDC" w14:textId="5B0FC6D6" w:rsidR="000B189B" w:rsidRDefault="000B189B">
      <w:pPr>
        <w:pStyle w:val="CommentText"/>
      </w:pPr>
      <w:r>
        <w:rPr>
          <w:rStyle w:val="CommentReference"/>
        </w:rPr>
        <w:annotationRef/>
      </w:r>
      <w:r>
        <w:t>Stretch goal for v1</w:t>
      </w:r>
    </w:p>
  </w:comment>
  <w:comment w:id="17" w:author="Phillip Windley" w:date="2014-02-05T13:52:00Z" w:initials="PW">
    <w:p w14:paraId="074BD90F" w14:textId="0FD7FB9B" w:rsidR="000B189B" w:rsidRDefault="000B189B">
      <w:pPr>
        <w:pStyle w:val="CommentText"/>
      </w:pPr>
      <w:r>
        <w:rPr>
          <w:rStyle w:val="CommentReference"/>
        </w:rPr>
        <w:annotationRef/>
      </w:r>
      <w:r>
        <w:t xml:space="preserve">Let’s shoot for this and do more if we can. </w:t>
      </w:r>
    </w:p>
  </w:comment>
  <w:comment w:id="18" w:author="Phillip Windley" w:date="2014-02-05T13:53:00Z" w:initials="PW">
    <w:p w14:paraId="6BDC16B6" w14:textId="7374FECA" w:rsidR="000B189B" w:rsidRDefault="000B189B">
      <w:pPr>
        <w:pStyle w:val="CommentText"/>
      </w:pPr>
      <w:r>
        <w:rPr>
          <w:rStyle w:val="CommentReference"/>
        </w:rPr>
        <w:annotationRef/>
      </w:r>
      <w:r>
        <w:t xml:space="preserve">We can do this if Google Maps will do it for us. </w:t>
      </w:r>
      <w:r>
        <w:sym w:font="Wingdings" w:char="F04A"/>
      </w:r>
      <w:r>
        <w:t xml:space="preserve"> </w:t>
      </w:r>
    </w:p>
  </w:comment>
  <w:comment w:id="19" w:author="Phillip Windley" w:date="2014-02-05T13:54:00Z" w:initials="PW">
    <w:p w14:paraId="6A5F722F" w14:textId="4874A2A9" w:rsidR="000B189B" w:rsidRDefault="000B189B">
      <w:pPr>
        <w:pStyle w:val="CommentText"/>
      </w:pPr>
      <w:r>
        <w:rPr>
          <w:rStyle w:val="CommentReference"/>
        </w:rPr>
        <w:annotationRef/>
      </w:r>
      <w:r>
        <w:t>Were not allowing people to see cars they don’t own yet. When we do, we’ll need this feature. For now we don’t</w:t>
      </w:r>
    </w:p>
  </w:comment>
  <w:comment w:id="20" w:author="Phillip Windley" w:date="2014-02-05T13:55:00Z" w:initials="PW">
    <w:p w14:paraId="3D90F926" w14:textId="1691CAEB" w:rsidR="000B189B" w:rsidRDefault="000B189B">
      <w:pPr>
        <w:pStyle w:val="CommentText"/>
      </w:pPr>
      <w:r>
        <w:rPr>
          <w:rStyle w:val="CommentReference"/>
        </w:rPr>
        <w:annotationRef/>
      </w:r>
      <w:r>
        <w:t xml:space="preserve">For v2, consider expanding to a generalized “badge” system. “Safe Driver” could be one badge (with levels) but we could also do “Fuel Efficient”, “Most Traveled” etc. </w:t>
      </w:r>
    </w:p>
  </w:comment>
  <w:comment w:id="21" w:author="Phillip Windley" w:date="2014-02-05T13:56:00Z" w:initials="PW">
    <w:p w14:paraId="722261E6" w14:textId="079636E4" w:rsidR="000B189B" w:rsidRDefault="000B189B">
      <w:pPr>
        <w:pStyle w:val="CommentText"/>
      </w:pPr>
      <w:r>
        <w:rPr>
          <w:rStyle w:val="CommentReference"/>
        </w:rPr>
        <w:annotationRef/>
      </w:r>
      <w:r>
        <w:t xml:space="preserve">Good let’s go with this and see what happens. Adjust as necessary. </w:t>
      </w:r>
    </w:p>
  </w:comment>
  <w:comment w:id="22" w:author="Phillip Windley" w:date="2014-02-05T13:56:00Z" w:initials="PW">
    <w:p w14:paraId="28C47C15" w14:textId="613E7E71" w:rsidR="000B189B" w:rsidRDefault="000B189B">
      <w:pPr>
        <w:pStyle w:val="CommentText"/>
      </w:pPr>
      <w:r>
        <w:rPr>
          <w:rStyle w:val="CommentReference"/>
        </w:rPr>
        <w:annotationRef/>
      </w:r>
      <w:r>
        <w:t xml:space="preserve">Again, depends on what Google Maps does. </w:t>
      </w:r>
    </w:p>
  </w:comment>
  <w:comment w:id="23" w:author="Phillip Windley" w:date="2014-02-05T13:58:00Z" w:initials="PW">
    <w:p w14:paraId="31EE45D0" w14:textId="385ABC94" w:rsidR="000B189B" w:rsidRDefault="000B189B">
      <w:pPr>
        <w:pStyle w:val="CommentText"/>
      </w:pPr>
      <w:r>
        <w:rPr>
          <w:rStyle w:val="CommentReference"/>
        </w:rPr>
        <w:annotationRef/>
      </w:r>
      <w:r>
        <w:t xml:space="preserve">Note that we can’t tell who’s driving, so it’s really for the vehicle. </w:t>
      </w:r>
    </w:p>
  </w:comment>
  <w:comment w:id="24" w:author="Phillip Windley" w:date="2014-02-05T13:59:00Z" w:initials="PW">
    <w:p w14:paraId="734525E9" w14:textId="410C043B" w:rsidR="000B189B" w:rsidRDefault="000B189B">
      <w:pPr>
        <w:pStyle w:val="CommentText"/>
      </w:pPr>
      <w:r>
        <w:rPr>
          <w:rStyle w:val="CommentReference"/>
        </w:rPr>
        <w:annotationRef/>
      </w:r>
      <w:r>
        <w:t xml:space="preserve">Need to generally define notifications for app, not just alerts. </w:t>
      </w:r>
    </w:p>
  </w:comment>
  <w:comment w:id="25" w:author="Phillip Windley" w:date="2014-02-05T14:02:00Z" w:initials="PW">
    <w:p w14:paraId="38685DDC" w14:textId="009A4616" w:rsidR="000B189B" w:rsidRDefault="000B189B">
      <w:pPr>
        <w:pStyle w:val="CommentText"/>
      </w:pPr>
      <w:r>
        <w:rPr>
          <w:rStyle w:val="CommentReference"/>
        </w:rPr>
        <w:annotationRef/>
      </w:r>
      <w:r>
        <w:t xml:space="preserve">Edmunds or other API needed. </w:t>
      </w:r>
    </w:p>
  </w:comment>
  <w:comment w:id="26" w:author="Phillip Windley" w:date="2014-02-05T14:01:00Z" w:initials="PW">
    <w:p w14:paraId="2D417B53" w14:textId="56D617F3" w:rsidR="000B189B" w:rsidRDefault="000B189B">
      <w:pPr>
        <w:pStyle w:val="CommentText"/>
      </w:pPr>
      <w:r>
        <w:rPr>
          <w:rStyle w:val="CommentReference"/>
        </w:rPr>
        <w:annotationRef/>
      </w:r>
      <w:r>
        <w:t>Hold for v2</w:t>
      </w:r>
    </w:p>
  </w:comment>
  <w:comment w:id="27" w:author="Phillip Windley" w:date="2014-02-05T14:02:00Z" w:initials="PW">
    <w:p w14:paraId="6E619BAB" w14:textId="0FAE9A76" w:rsidR="000B189B" w:rsidRDefault="000B189B">
      <w:pPr>
        <w:pStyle w:val="CommentText"/>
      </w:pPr>
      <w:r>
        <w:rPr>
          <w:rStyle w:val="CommentReference"/>
        </w:rPr>
        <w:annotationRef/>
      </w:r>
      <w:r>
        <w:t xml:space="preserve">This is a stretch goal for v1, depends on whether the Edmunds API gives us this data. </w:t>
      </w:r>
    </w:p>
  </w:comment>
  <w:comment w:id="28" w:author="Phillip Windley" w:date="2014-02-05T14:09:00Z" w:initials="PW">
    <w:p w14:paraId="397F6B12" w14:textId="15625322" w:rsidR="000B189B" w:rsidRDefault="000B189B">
      <w:pPr>
        <w:pStyle w:val="CommentText"/>
      </w:pPr>
      <w:r>
        <w:rPr>
          <w:rStyle w:val="CommentReference"/>
        </w:rPr>
        <w:annotationRef/>
      </w:r>
      <w:r>
        <w:t>Often I may just want to adjust one of the recommended ones. (</w:t>
      </w:r>
      <w:proofErr w:type="gramStart"/>
      <w:r>
        <w:t>i</w:t>
      </w:r>
      <w:proofErr w:type="gramEnd"/>
      <w:r>
        <w:t>.e. put in my own mileage for oil changes)</w:t>
      </w:r>
    </w:p>
  </w:comment>
  <w:comment w:id="29" w:author="Phillip Windley" w:date="2014-02-05T14:10:00Z" w:initials="PW">
    <w:p w14:paraId="781BFF1D" w14:textId="1E26E3AD" w:rsidR="000B189B" w:rsidRDefault="000B189B">
      <w:pPr>
        <w:pStyle w:val="CommentText"/>
      </w:pPr>
      <w:r>
        <w:rPr>
          <w:rStyle w:val="CommentReference"/>
        </w:rPr>
        <w:annotationRef/>
      </w:r>
      <w:r>
        <w:t xml:space="preserve">Don’t get this. Why not just push to owner. Maybe let select from list? I don’t think </w:t>
      </w:r>
      <w:proofErr w:type="spellStart"/>
      <w:r>
        <w:t>peple</w:t>
      </w:r>
      <w:proofErr w:type="spellEnd"/>
      <w:r>
        <w:t xml:space="preserve"> are expecting this kind of flexibility for v1. Let’s play the “simple” card. </w:t>
      </w:r>
    </w:p>
  </w:comment>
  <w:comment w:id="30" w:author="Phillip Windley" w:date="2014-02-05T14:11:00Z" w:initials="PW">
    <w:p w14:paraId="5F7D4F09" w14:textId="79228A99" w:rsidR="00F875C5" w:rsidRDefault="00F875C5">
      <w:pPr>
        <w:pStyle w:val="CommentText"/>
      </w:pPr>
      <w:r>
        <w:rPr>
          <w:rStyle w:val="CommentReference"/>
        </w:rPr>
        <w:annotationRef/>
      </w:r>
      <w:r>
        <w:t>Save for v2</w:t>
      </w:r>
    </w:p>
  </w:comment>
  <w:comment w:id="31" w:author="Phillip Windley" w:date="2014-02-05T14:12:00Z" w:initials="PW">
    <w:p w14:paraId="3D2C0EBC" w14:textId="27C799D6" w:rsidR="00F875C5" w:rsidRDefault="00F875C5">
      <w:pPr>
        <w:pStyle w:val="CommentText"/>
      </w:pPr>
      <w:r>
        <w:rPr>
          <w:rStyle w:val="CommentReference"/>
        </w:rPr>
        <w:annotationRef/>
      </w:r>
      <w:r>
        <w:t>V2</w:t>
      </w:r>
    </w:p>
  </w:comment>
  <w:comment w:id="32" w:author="Phillip Windley" w:date="2014-02-05T14:12:00Z" w:initials="PW">
    <w:p w14:paraId="2F655CC4" w14:textId="6D25CB1F" w:rsidR="00F875C5" w:rsidRDefault="00F875C5">
      <w:pPr>
        <w:pStyle w:val="CommentText"/>
      </w:pPr>
      <w:r>
        <w:rPr>
          <w:rStyle w:val="CommentReference"/>
        </w:rPr>
        <w:annotationRef/>
      </w:r>
      <w:r>
        <w:t>??</w:t>
      </w:r>
    </w:p>
  </w:comment>
  <w:comment w:id="33" w:author="Phillip Windley" w:date="2014-02-05T14:14:00Z" w:initials="PW">
    <w:p w14:paraId="5DEE6596" w14:textId="541C3D68" w:rsidR="00F875C5" w:rsidRDefault="00F875C5">
      <w:pPr>
        <w:pStyle w:val="CommentText"/>
      </w:pPr>
      <w:r>
        <w:rPr>
          <w:rStyle w:val="CommentReference"/>
        </w:rPr>
        <w:annotationRef/>
      </w:r>
      <w:r>
        <w:t xml:space="preserve">I think we ought to just show them the ordered list with a map view available.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66F013" w14:textId="77777777" w:rsidR="000B189B" w:rsidRDefault="000B189B" w:rsidP="00C97A82">
      <w:pPr>
        <w:spacing w:after="0" w:line="240" w:lineRule="auto"/>
      </w:pPr>
      <w:r>
        <w:separator/>
      </w:r>
    </w:p>
  </w:endnote>
  <w:endnote w:type="continuationSeparator" w:id="0">
    <w:p w14:paraId="1EE9D49B" w14:textId="77777777" w:rsidR="000B189B" w:rsidRDefault="000B189B" w:rsidP="00C97A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33DAE6" w14:textId="77777777" w:rsidR="000B189B" w:rsidRDefault="000B189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B60514" w14:textId="6B25A2C2" w:rsidR="000B189B" w:rsidRPr="00C97A82" w:rsidRDefault="000B189B">
    <w:pPr>
      <w:pStyle w:val="Footer"/>
      <w:jc w:val="center"/>
      <w:rPr>
        <w:i/>
      </w:rPr>
    </w:pPr>
    <w:r w:rsidRPr="00C97A82">
      <w:rPr>
        <w:i/>
      </w:rPr>
      <w:t xml:space="preserve">Page </w:t>
    </w:r>
    <w:sdt>
      <w:sdtPr>
        <w:rPr>
          <w:i/>
        </w:rPr>
        <w:id w:val="1238748304"/>
        <w:docPartObj>
          <w:docPartGallery w:val="Page Numbers (Bottom of Page)"/>
          <w:docPartUnique/>
        </w:docPartObj>
      </w:sdtPr>
      <w:sdtEndPr>
        <w:rPr>
          <w:noProof/>
        </w:rPr>
      </w:sdtEndPr>
      <w:sdtContent>
        <w:r w:rsidRPr="00C97A82">
          <w:rPr>
            <w:i/>
          </w:rPr>
          <w:fldChar w:fldCharType="begin"/>
        </w:r>
        <w:r w:rsidRPr="00C97A82">
          <w:rPr>
            <w:i/>
          </w:rPr>
          <w:instrText xml:space="preserve"> PAGE   \* MERGEFORMAT </w:instrText>
        </w:r>
        <w:r w:rsidRPr="00C97A82">
          <w:rPr>
            <w:i/>
          </w:rPr>
          <w:fldChar w:fldCharType="separate"/>
        </w:r>
        <w:r w:rsidR="00F875C5">
          <w:rPr>
            <w:i/>
            <w:noProof/>
          </w:rPr>
          <w:t>25</w:t>
        </w:r>
        <w:r w:rsidRPr="00C97A82">
          <w:rPr>
            <w:i/>
            <w:noProof/>
          </w:rPr>
          <w:fldChar w:fldCharType="end"/>
        </w:r>
        <w:r w:rsidRPr="00C97A82">
          <w:rPr>
            <w:i/>
            <w:noProof/>
          </w:rPr>
          <w:tab/>
        </w:r>
        <w:r w:rsidRPr="00C97A82">
          <w:rPr>
            <w:i/>
            <w:noProof/>
          </w:rPr>
          <w:fldChar w:fldCharType="begin"/>
        </w:r>
        <w:r w:rsidRPr="00C97A82">
          <w:rPr>
            <w:i/>
            <w:noProof/>
          </w:rPr>
          <w:instrText xml:space="preserve"> DATE \@ "MMMM d, yyyy" </w:instrText>
        </w:r>
        <w:r w:rsidRPr="00C97A82">
          <w:rPr>
            <w:i/>
            <w:noProof/>
          </w:rPr>
          <w:fldChar w:fldCharType="separate"/>
        </w:r>
        <w:r>
          <w:rPr>
            <w:i/>
            <w:noProof/>
          </w:rPr>
          <w:t>February 4, 2014</w:t>
        </w:r>
        <w:r w:rsidRPr="00C97A82">
          <w:rPr>
            <w:i/>
            <w:noProof/>
          </w:rPr>
          <w:fldChar w:fldCharType="end"/>
        </w:r>
        <w:r w:rsidRPr="00C97A82">
          <w:rPr>
            <w:i/>
            <w:noProof/>
          </w:rPr>
          <w:tab/>
          <w:t xml:space="preserve">Fuse User Reqs/Specs </w:t>
        </w:r>
        <w:r>
          <w:rPr>
            <w:i/>
            <w:noProof/>
          </w:rPr>
          <w:t>v1.2</w:t>
        </w:r>
        <w:r w:rsidRPr="00C97A82">
          <w:rPr>
            <w:i/>
            <w:noProof/>
          </w:rPr>
          <w:tab/>
        </w:r>
      </w:sdtContent>
    </w:sdt>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01B6FC" w14:textId="77777777" w:rsidR="000B189B" w:rsidRDefault="000B189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F18953" w14:textId="77777777" w:rsidR="000B189B" w:rsidRDefault="000B189B" w:rsidP="00C97A82">
      <w:pPr>
        <w:spacing w:after="0" w:line="240" w:lineRule="auto"/>
      </w:pPr>
      <w:r>
        <w:separator/>
      </w:r>
    </w:p>
  </w:footnote>
  <w:footnote w:type="continuationSeparator" w:id="0">
    <w:p w14:paraId="7019A4F3" w14:textId="77777777" w:rsidR="000B189B" w:rsidRDefault="000B189B" w:rsidP="00C97A8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FABC7A" w14:textId="77777777" w:rsidR="000B189B" w:rsidRDefault="000B189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CE097A" w14:textId="77777777" w:rsidR="000B189B" w:rsidRDefault="000B189B">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39F408" w14:textId="77777777" w:rsidR="000B189B" w:rsidRDefault="000B189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B73A7"/>
    <w:multiLevelType w:val="hybridMultilevel"/>
    <w:tmpl w:val="5444060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37D7B10"/>
    <w:multiLevelType w:val="hybridMultilevel"/>
    <w:tmpl w:val="0D3891C6"/>
    <w:lvl w:ilvl="0" w:tplc="453EEBA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E93074"/>
    <w:multiLevelType w:val="hybridMultilevel"/>
    <w:tmpl w:val="02DAD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E61DF1"/>
    <w:multiLevelType w:val="hybridMultilevel"/>
    <w:tmpl w:val="C0BA52E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09C90C80"/>
    <w:multiLevelType w:val="hybridMultilevel"/>
    <w:tmpl w:val="58B800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AE349C2"/>
    <w:multiLevelType w:val="hybridMultilevel"/>
    <w:tmpl w:val="94A85C3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CB1DA6"/>
    <w:multiLevelType w:val="hybridMultilevel"/>
    <w:tmpl w:val="1D00C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F36535"/>
    <w:multiLevelType w:val="hybridMultilevel"/>
    <w:tmpl w:val="BF34D84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5B731A9"/>
    <w:multiLevelType w:val="hybridMultilevel"/>
    <w:tmpl w:val="D4D68CE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nsid w:val="1954612F"/>
    <w:multiLevelType w:val="hybridMultilevel"/>
    <w:tmpl w:val="30EADFDC"/>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0">
    <w:nsid w:val="1A7125AF"/>
    <w:multiLevelType w:val="hybridMultilevel"/>
    <w:tmpl w:val="BCF6AE0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D556BF9"/>
    <w:multiLevelType w:val="hybridMultilevel"/>
    <w:tmpl w:val="008098DA"/>
    <w:lvl w:ilvl="0" w:tplc="04090001">
      <w:start w:val="1"/>
      <w:numFmt w:val="bullet"/>
      <w:lvlText w:val=""/>
      <w:lvlJc w:val="left"/>
      <w:pPr>
        <w:ind w:left="2160" w:hanging="360"/>
      </w:pPr>
      <w:rPr>
        <w:rFonts w:ascii="Symbol" w:hAnsi="Symbol" w:hint="default"/>
      </w:rPr>
    </w:lvl>
    <w:lvl w:ilvl="1" w:tplc="0409000F">
      <w:start w:val="1"/>
      <w:numFmt w:val="decimal"/>
      <w:lvlText w:val="%2."/>
      <w:lvlJc w:val="left"/>
      <w:pPr>
        <w:ind w:left="2880" w:hanging="360"/>
      </w:pPr>
    </w:lvl>
    <w:lvl w:ilvl="2" w:tplc="5E60DFA4">
      <w:start w:val="1"/>
      <w:numFmt w:val="lowerLetter"/>
      <w:lvlText w:val="%3)"/>
      <w:lvlJc w:val="left"/>
      <w:pPr>
        <w:ind w:left="3780" w:hanging="360"/>
      </w:pPr>
      <w:rPr>
        <w:rFonts w:hint="default"/>
      </w:rPr>
    </w:lvl>
    <w:lvl w:ilvl="3" w:tplc="04090001">
      <w:start w:val="1"/>
      <w:numFmt w:val="bullet"/>
      <w:lvlText w:val=""/>
      <w:lvlJc w:val="left"/>
      <w:pPr>
        <w:ind w:left="4140" w:hanging="360"/>
      </w:pPr>
      <w:rPr>
        <w:rFonts w:ascii="Symbol" w:hAnsi="Symbol" w:hint="default"/>
      </w:rPr>
    </w:lvl>
    <w:lvl w:ilvl="4" w:tplc="04090019">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1E0C5F02"/>
    <w:multiLevelType w:val="hybridMultilevel"/>
    <w:tmpl w:val="4A702D7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21DE6BC8"/>
    <w:multiLevelType w:val="hybridMultilevel"/>
    <w:tmpl w:val="2870AFF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nsid w:val="23B04AD6"/>
    <w:multiLevelType w:val="hybridMultilevel"/>
    <w:tmpl w:val="70C23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3F2EF1"/>
    <w:multiLevelType w:val="hybridMultilevel"/>
    <w:tmpl w:val="A284190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46E42B0A">
      <w:start w:val="1"/>
      <w:numFmt w:val="decimal"/>
      <w:lvlText w:val="%4."/>
      <w:lvlJc w:val="left"/>
      <w:pPr>
        <w:ind w:left="2880" w:hanging="360"/>
      </w:pPr>
      <w:rPr>
        <w:b w:val="0"/>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1B3146"/>
    <w:multiLevelType w:val="hybridMultilevel"/>
    <w:tmpl w:val="32E851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E4C1DC5"/>
    <w:multiLevelType w:val="hybridMultilevel"/>
    <w:tmpl w:val="FA08BE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A7067E"/>
    <w:multiLevelType w:val="hybridMultilevel"/>
    <w:tmpl w:val="6226D3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41C84BEB"/>
    <w:multiLevelType w:val="hybridMultilevel"/>
    <w:tmpl w:val="0700F4D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42197166"/>
    <w:multiLevelType w:val="hybridMultilevel"/>
    <w:tmpl w:val="542C8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AB4B88"/>
    <w:multiLevelType w:val="hybridMultilevel"/>
    <w:tmpl w:val="E3BC5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30F554B"/>
    <w:multiLevelType w:val="multilevel"/>
    <w:tmpl w:val="A5FC2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5DC4A22"/>
    <w:multiLevelType w:val="hybridMultilevel"/>
    <w:tmpl w:val="816A1F2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
    <w:nsid w:val="461B4656"/>
    <w:multiLevelType w:val="hybridMultilevel"/>
    <w:tmpl w:val="18B084D2"/>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5">
    <w:nsid w:val="46C6541D"/>
    <w:multiLevelType w:val="hybridMultilevel"/>
    <w:tmpl w:val="23DAAB18"/>
    <w:lvl w:ilvl="0" w:tplc="0409000F">
      <w:start w:val="1"/>
      <w:numFmt w:val="decimal"/>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26">
    <w:nsid w:val="4834431E"/>
    <w:multiLevelType w:val="hybridMultilevel"/>
    <w:tmpl w:val="172434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4BDD30FF"/>
    <w:multiLevelType w:val="hybridMultilevel"/>
    <w:tmpl w:val="E44833D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4C046792"/>
    <w:multiLevelType w:val="hybridMultilevel"/>
    <w:tmpl w:val="250ED5C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nsid w:val="56AD7692"/>
    <w:multiLevelType w:val="hybridMultilevel"/>
    <w:tmpl w:val="45D0C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330D49"/>
    <w:multiLevelType w:val="hybridMultilevel"/>
    <w:tmpl w:val="786891C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5E60DFA4">
      <w:start w:val="1"/>
      <w:numFmt w:val="lowerLetter"/>
      <w:lvlText w:val="%3)"/>
      <w:lvlJc w:val="left"/>
      <w:pPr>
        <w:ind w:left="2340" w:hanging="360"/>
      </w:pPr>
      <w:rPr>
        <w:rFonts w:hint="default"/>
      </w:rPr>
    </w:lvl>
    <w:lvl w:ilvl="3" w:tplc="04090001">
      <w:start w:val="1"/>
      <w:numFmt w:val="bullet"/>
      <w:lvlText w:val=""/>
      <w:lvlJc w:val="left"/>
      <w:pPr>
        <w:ind w:left="2700" w:hanging="360"/>
      </w:pPr>
      <w:rPr>
        <w:rFonts w:ascii="Symbol" w:hAnsi="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836685E"/>
    <w:multiLevelType w:val="hybridMultilevel"/>
    <w:tmpl w:val="7A881F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2">
    <w:nsid w:val="69EE0F55"/>
    <w:multiLevelType w:val="hybridMultilevel"/>
    <w:tmpl w:val="0114A83C"/>
    <w:lvl w:ilvl="0" w:tplc="04090001">
      <w:start w:val="1"/>
      <w:numFmt w:val="bullet"/>
      <w:lvlText w:val=""/>
      <w:lvlJc w:val="left"/>
      <w:pPr>
        <w:ind w:left="2160" w:hanging="360"/>
      </w:pPr>
      <w:rPr>
        <w:rFonts w:ascii="Symbol" w:hAnsi="Symbol" w:hint="default"/>
      </w:rPr>
    </w:lvl>
    <w:lvl w:ilvl="1" w:tplc="0409000F">
      <w:start w:val="1"/>
      <w:numFmt w:val="decimal"/>
      <w:lvlText w:val="%2."/>
      <w:lvlJc w:val="left"/>
      <w:pPr>
        <w:ind w:left="2880" w:hanging="360"/>
      </w:pPr>
    </w:lvl>
    <w:lvl w:ilvl="2" w:tplc="5E60DFA4">
      <w:start w:val="1"/>
      <w:numFmt w:val="lowerLetter"/>
      <w:lvlText w:val="%3)"/>
      <w:lvlJc w:val="left"/>
      <w:pPr>
        <w:ind w:left="3780" w:hanging="360"/>
      </w:pPr>
      <w:rPr>
        <w:rFonts w:hint="default"/>
      </w:rPr>
    </w:lvl>
    <w:lvl w:ilvl="3" w:tplc="04090001">
      <w:start w:val="1"/>
      <w:numFmt w:val="bullet"/>
      <w:lvlText w:val=""/>
      <w:lvlJc w:val="left"/>
      <w:pPr>
        <w:ind w:left="4140" w:hanging="360"/>
      </w:pPr>
      <w:rPr>
        <w:rFonts w:ascii="Symbol" w:hAnsi="Symbol" w:hint="default"/>
      </w:rPr>
    </w:lvl>
    <w:lvl w:ilvl="4" w:tplc="04090019">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6A772B38"/>
    <w:multiLevelType w:val="hybridMultilevel"/>
    <w:tmpl w:val="683C54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6B05610A"/>
    <w:multiLevelType w:val="hybridMultilevel"/>
    <w:tmpl w:val="B254F78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6C3588"/>
    <w:multiLevelType w:val="hybridMultilevel"/>
    <w:tmpl w:val="E76804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E4E65FB"/>
    <w:multiLevelType w:val="hybridMultilevel"/>
    <w:tmpl w:val="284EBF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FD2246E"/>
    <w:multiLevelType w:val="hybridMultilevel"/>
    <w:tmpl w:val="7A50B34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5E60DFA4">
      <w:start w:val="1"/>
      <w:numFmt w:val="lowerLetter"/>
      <w:lvlText w:val="%3)"/>
      <w:lvlJc w:val="left"/>
      <w:pPr>
        <w:ind w:left="2340" w:hanging="360"/>
      </w:pPr>
      <w:rPr>
        <w:rFonts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0BE7823"/>
    <w:multiLevelType w:val="hybridMultilevel"/>
    <w:tmpl w:val="5D68BF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74CE5493"/>
    <w:multiLevelType w:val="hybridMultilevel"/>
    <w:tmpl w:val="C296A9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A3C25E4"/>
    <w:multiLevelType w:val="hybridMultilevel"/>
    <w:tmpl w:val="A712D9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1773FA"/>
    <w:multiLevelType w:val="hybridMultilevel"/>
    <w:tmpl w:val="2DE29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BD5FC1"/>
    <w:multiLevelType w:val="hybridMultilevel"/>
    <w:tmpl w:val="83E8E56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
  </w:num>
  <w:num w:numId="2">
    <w:abstractNumId w:val="14"/>
  </w:num>
  <w:num w:numId="3">
    <w:abstractNumId w:val="33"/>
  </w:num>
  <w:num w:numId="4">
    <w:abstractNumId w:val="40"/>
  </w:num>
  <w:num w:numId="5">
    <w:abstractNumId w:val="2"/>
  </w:num>
  <w:num w:numId="6">
    <w:abstractNumId w:val="34"/>
  </w:num>
  <w:num w:numId="7">
    <w:abstractNumId w:val="20"/>
  </w:num>
  <w:num w:numId="8">
    <w:abstractNumId w:val="35"/>
  </w:num>
  <w:num w:numId="9">
    <w:abstractNumId w:val="30"/>
  </w:num>
  <w:num w:numId="10">
    <w:abstractNumId w:val="17"/>
  </w:num>
  <w:num w:numId="11">
    <w:abstractNumId w:val="9"/>
  </w:num>
  <w:num w:numId="12">
    <w:abstractNumId w:val="15"/>
  </w:num>
  <w:num w:numId="13">
    <w:abstractNumId w:val="0"/>
  </w:num>
  <w:num w:numId="14">
    <w:abstractNumId w:val="12"/>
  </w:num>
  <w:num w:numId="15">
    <w:abstractNumId w:val="21"/>
  </w:num>
  <w:num w:numId="16">
    <w:abstractNumId w:val="7"/>
  </w:num>
  <w:num w:numId="17">
    <w:abstractNumId w:val="23"/>
  </w:num>
  <w:num w:numId="18">
    <w:abstractNumId w:val="31"/>
  </w:num>
  <w:num w:numId="19">
    <w:abstractNumId w:val="10"/>
  </w:num>
  <w:num w:numId="20">
    <w:abstractNumId w:val="29"/>
  </w:num>
  <w:num w:numId="21">
    <w:abstractNumId w:val="19"/>
  </w:num>
  <w:num w:numId="22">
    <w:abstractNumId w:val="36"/>
  </w:num>
  <w:num w:numId="23">
    <w:abstractNumId w:val="27"/>
  </w:num>
  <w:num w:numId="24">
    <w:abstractNumId w:val="25"/>
  </w:num>
  <w:num w:numId="25">
    <w:abstractNumId w:val="41"/>
  </w:num>
  <w:num w:numId="26">
    <w:abstractNumId w:val="38"/>
  </w:num>
  <w:num w:numId="27">
    <w:abstractNumId w:val="16"/>
  </w:num>
  <w:num w:numId="28">
    <w:abstractNumId w:val="8"/>
  </w:num>
  <w:num w:numId="29">
    <w:abstractNumId w:val="37"/>
  </w:num>
  <w:num w:numId="30">
    <w:abstractNumId w:val="13"/>
  </w:num>
  <w:num w:numId="31">
    <w:abstractNumId w:val="39"/>
  </w:num>
  <w:num w:numId="32">
    <w:abstractNumId w:val="3"/>
  </w:num>
  <w:num w:numId="33">
    <w:abstractNumId w:val="4"/>
  </w:num>
  <w:num w:numId="34">
    <w:abstractNumId w:val="5"/>
  </w:num>
  <w:num w:numId="35">
    <w:abstractNumId w:val="42"/>
  </w:num>
  <w:num w:numId="36">
    <w:abstractNumId w:val="28"/>
  </w:num>
  <w:num w:numId="37">
    <w:abstractNumId w:val="24"/>
  </w:num>
  <w:num w:numId="38">
    <w:abstractNumId w:val="18"/>
  </w:num>
  <w:num w:numId="39">
    <w:abstractNumId w:val="11"/>
  </w:num>
  <w:num w:numId="40">
    <w:abstractNumId w:val="32"/>
  </w:num>
  <w:num w:numId="41">
    <w:abstractNumId w:val="22"/>
  </w:num>
  <w:num w:numId="42">
    <w:abstractNumId w:val="6"/>
  </w:num>
  <w:num w:numId="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C76"/>
    <w:rsid w:val="00013FA8"/>
    <w:rsid w:val="0001652C"/>
    <w:rsid w:val="0002001A"/>
    <w:rsid w:val="00053F4B"/>
    <w:rsid w:val="000650A5"/>
    <w:rsid w:val="00074E86"/>
    <w:rsid w:val="00077287"/>
    <w:rsid w:val="00091127"/>
    <w:rsid w:val="000B189B"/>
    <w:rsid w:val="000B7EC1"/>
    <w:rsid w:val="000C1725"/>
    <w:rsid w:val="000C702D"/>
    <w:rsid w:val="000D1FD0"/>
    <w:rsid w:val="000D2C18"/>
    <w:rsid w:val="000D3DFC"/>
    <w:rsid w:val="000D4E73"/>
    <w:rsid w:val="000D6376"/>
    <w:rsid w:val="000E1441"/>
    <w:rsid w:val="000F0771"/>
    <w:rsid w:val="000F2A15"/>
    <w:rsid w:val="0010157C"/>
    <w:rsid w:val="00106BD2"/>
    <w:rsid w:val="00117573"/>
    <w:rsid w:val="00120BA3"/>
    <w:rsid w:val="0012489F"/>
    <w:rsid w:val="00125ED5"/>
    <w:rsid w:val="00126179"/>
    <w:rsid w:val="00132927"/>
    <w:rsid w:val="00135E60"/>
    <w:rsid w:val="00141531"/>
    <w:rsid w:val="00145073"/>
    <w:rsid w:val="001458AF"/>
    <w:rsid w:val="00145A20"/>
    <w:rsid w:val="0015061E"/>
    <w:rsid w:val="00151ABC"/>
    <w:rsid w:val="00151F0D"/>
    <w:rsid w:val="00152CA4"/>
    <w:rsid w:val="00166F22"/>
    <w:rsid w:val="0017369F"/>
    <w:rsid w:val="00173A70"/>
    <w:rsid w:val="001810FB"/>
    <w:rsid w:val="001853E7"/>
    <w:rsid w:val="001853F9"/>
    <w:rsid w:val="00190358"/>
    <w:rsid w:val="001A6CA8"/>
    <w:rsid w:val="001B33A2"/>
    <w:rsid w:val="001B3A50"/>
    <w:rsid w:val="001B4F28"/>
    <w:rsid w:val="001C2FD6"/>
    <w:rsid w:val="001C3094"/>
    <w:rsid w:val="001D0FE7"/>
    <w:rsid w:val="001D38F9"/>
    <w:rsid w:val="001D4C7F"/>
    <w:rsid w:val="001E66D2"/>
    <w:rsid w:val="001F47BF"/>
    <w:rsid w:val="0020042C"/>
    <w:rsid w:val="00201CDA"/>
    <w:rsid w:val="00217B61"/>
    <w:rsid w:val="00220294"/>
    <w:rsid w:val="00232994"/>
    <w:rsid w:val="00232D0A"/>
    <w:rsid w:val="00234168"/>
    <w:rsid w:val="00251123"/>
    <w:rsid w:val="00263094"/>
    <w:rsid w:val="00271A5C"/>
    <w:rsid w:val="00271FD4"/>
    <w:rsid w:val="00275AF6"/>
    <w:rsid w:val="0028013C"/>
    <w:rsid w:val="00280C3A"/>
    <w:rsid w:val="00291429"/>
    <w:rsid w:val="00292B4C"/>
    <w:rsid w:val="00295D54"/>
    <w:rsid w:val="00297F37"/>
    <w:rsid w:val="002C5247"/>
    <w:rsid w:val="002E28DC"/>
    <w:rsid w:val="002F3E24"/>
    <w:rsid w:val="00300435"/>
    <w:rsid w:val="00301532"/>
    <w:rsid w:val="00303793"/>
    <w:rsid w:val="003041A4"/>
    <w:rsid w:val="00305374"/>
    <w:rsid w:val="00306C8D"/>
    <w:rsid w:val="00316B76"/>
    <w:rsid w:val="003314DC"/>
    <w:rsid w:val="003337DF"/>
    <w:rsid w:val="00340317"/>
    <w:rsid w:val="00340A4C"/>
    <w:rsid w:val="003436C7"/>
    <w:rsid w:val="00345DD8"/>
    <w:rsid w:val="003630C5"/>
    <w:rsid w:val="003815E9"/>
    <w:rsid w:val="00382DB5"/>
    <w:rsid w:val="00392356"/>
    <w:rsid w:val="00393A32"/>
    <w:rsid w:val="0039627E"/>
    <w:rsid w:val="003A640A"/>
    <w:rsid w:val="003B1DD0"/>
    <w:rsid w:val="003B41D3"/>
    <w:rsid w:val="003D08C9"/>
    <w:rsid w:val="003D1CF2"/>
    <w:rsid w:val="003E0EC9"/>
    <w:rsid w:val="003E5E38"/>
    <w:rsid w:val="00412C7D"/>
    <w:rsid w:val="00416737"/>
    <w:rsid w:val="004219D7"/>
    <w:rsid w:val="00422D14"/>
    <w:rsid w:val="00431D0D"/>
    <w:rsid w:val="0044455A"/>
    <w:rsid w:val="00444CA7"/>
    <w:rsid w:val="004506DF"/>
    <w:rsid w:val="00453156"/>
    <w:rsid w:val="0046328E"/>
    <w:rsid w:val="00463C16"/>
    <w:rsid w:val="00476A4C"/>
    <w:rsid w:val="00480607"/>
    <w:rsid w:val="004929DE"/>
    <w:rsid w:val="004968EB"/>
    <w:rsid w:val="004B0320"/>
    <w:rsid w:val="004B2347"/>
    <w:rsid w:val="004B24B7"/>
    <w:rsid w:val="004D078A"/>
    <w:rsid w:val="004D2AFC"/>
    <w:rsid w:val="004E4C32"/>
    <w:rsid w:val="004E7B0D"/>
    <w:rsid w:val="004F2908"/>
    <w:rsid w:val="004F4457"/>
    <w:rsid w:val="004F4B44"/>
    <w:rsid w:val="00512F5F"/>
    <w:rsid w:val="005134E8"/>
    <w:rsid w:val="005209EF"/>
    <w:rsid w:val="005220E2"/>
    <w:rsid w:val="0054119E"/>
    <w:rsid w:val="00542945"/>
    <w:rsid w:val="0054345C"/>
    <w:rsid w:val="00543714"/>
    <w:rsid w:val="005443DF"/>
    <w:rsid w:val="005737A4"/>
    <w:rsid w:val="0057496A"/>
    <w:rsid w:val="0058533C"/>
    <w:rsid w:val="005949A9"/>
    <w:rsid w:val="005C0567"/>
    <w:rsid w:val="005D13A2"/>
    <w:rsid w:val="005D7066"/>
    <w:rsid w:val="005D7BA1"/>
    <w:rsid w:val="005E6380"/>
    <w:rsid w:val="005F3839"/>
    <w:rsid w:val="005F4AE0"/>
    <w:rsid w:val="005F7238"/>
    <w:rsid w:val="006057F1"/>
    <w:rsid w:val="0061192C"/>
    <w:rsid w:val="00625727"/>
    <w:rsid w:val="00631A57"/>
    <w:rsid w:val="00643707"/>
    <w:rsid w:val="0065055C"/>
    <w:rsid w:val="00650F99"/>
    <w:rsid w:val="00653D63"/>
    <w:rsid w:val="00653E06"/>
    <w:rsid w:val="006722DE"/>
    <w:rsid w:val="006832BC"/>
    <w:rsid w:val="006A169A"/>
    <w:rsid w:val="006B46E4"/>
    <w:rsid w:val="006B4754"/>
    <w:rsid w:val="006B7F0F"/>
    <w:rsid w:val="006C1B90"/>
    <w:rsid w:val="006C1EFB"/>
    <w:rsid w:val="006C2D37"/>
    <w:rsid w:val="006C6965"/>
    <w:rsid w:val="006D26E5"/>
    <w:rsid w:val="006D2DA9"/>
    <w:rsid w:val="006E4CA0"/>
    <w:rsid w:val="006F0279"/>
    <w:rsid w:val="006F4776"/>
    <w:rsid w:val="00707C23"/>
    <w:rsid w:val="0071203A"/>
    <w:rsid w:val="0072364C"/>
    <w:rsid w:val="00726FFE"/>
    <w:rsid w:val="007342CE"/>
    <w:rsid w:val="00735AAA"/>
    <w:rsid w:val="00737BAB"/>
    <w:rsid w:val="007426D3"/>
    <w:rsid w:val="00750788"/>
    <w:rsid w:val="00752BEA"/>
    <w:rsid w:val="007542D6"/>
    <w:rsid w:val="00754DED"/>
    <w:rsid w:val="007572A6"/>
    <w:rsid w:val="007626D9"/>
    <w:rsid w:val="00765684"/>
    <w:rsid w:val="00765B92"/>
    <w:rsid w:val="00767F4C"/>
    <w:rsid w:val="00775AEE"/>
    <w:rsid w:val="00775CB2"/>
    <w:rsid w:val="007761D3"/>
    <w:rsid w:val="0078125F"/>
    <w:rsid w:val="007A0CF3"/>
    <w:rsid w:val="007A21EC"/>
    <w:rsid w:val="007A7277"/>
    <w:rsid w:val="007B2003"/>
    <w:rsid w:val="007D3198"/>
    <w:rsid w:val="007D4609"/>
    <w:rsid w:val="007D5279"/>
    <w:rsid w:val="007D6906"/>
    <w:rsid w:val="007E10A6"/>
    <w:rsid w:val="007E58BC"/>
    <w:rsid w:val="007F027A"/>
    <w:rsid w:val="007F13DC"/>
    <w:rsid w:val="007F36A9"/>
    <w:rsid w:val="007F4BB0"/>
    <w:rsid w:val="0081621B"/>
    <w:rsid w:val="0082072E"/>
    <w:rsid w:val="0082313A"/>
    <w:rsid w:val="0082463F"/>
    <w:rsid w:val="00826462"/>
    <w:rsid w:val="00827AE2"/>
    <w:rsid w:val="00835674"/>
    <w:rsid w:val="008402BD"/>
    <w:rsid w:val="00843F0E"/>
    <w:rsid w:val="0084550A"/>
    <w:rsid w:val="00846FA7"/>
    <w:rsid w:val="00854423"/>
    <w:rsid w:val="00855299"/>
    <w:rsid w:val="00857282"/>
    <w:rsid w:val="00862C28"/>
    <w:rsid w:val="00864F45"/>
    <w:rsid w:val="008726CE"/>
    <w:rsid w:val="00873638"/>
    <w:rsid w:val="00891563"/>
    <w:rsid w:val="00894D06"/>
    <w:rsid w:val="008C2874"/>
    <w:rsid w:val="008D44F5"/>
    <w:rsid w:val="008D466D"/>
    <w:rsid w:val="008D4D1A"/>
    <w:rsid w:val="008E3919"/>
    <w:rsid w:val="008E57DD"/>
    <w:rsid w:val="0090037F"/>
    <w:rsid w:val="00902D80"/>
    <w:rsid w:val="00910032"/>
    <w:rsid w:val="00910ED8"/>
    <w:rsid w:val="0091708B"/>
    <w:rsid w:val="00920B7E"/>
    <w:rsid w:val="009331E5"/>
    <w:rsid w:val="00947314"/>
    <w:rsid w:val="00947FE2"/>
    <w:rsid w:val="009509A1"/>
    <w:rsid w:val="009614C4"/>
    <w:rsid w:val="00965026"/>
    <w:rsid w:val="00972BA0"/>
    <w:rsid w:val="0098154D"/>
    <w:rsid w:val="00987C46"/>
    <w:rsid w:val="009A1A76"/>
    <w:rsid w:val="009C097D"/>
    <w:rsid w:val="009C290E"/>
    <w:rsid w:val="009D0487"/>
    <w:rsid w:val="009D7FC7"/>
    <w:rsid w:val="009E0A10"/>
    <w:rsid w:val="009E1F42"/>
    <w:rsid w:val="009E5300"/>
    <w:rsid w:val="00A016FB"/>
    <w:rsid w:val="00A05DA0"/>
    <w:rsid w:val="00A123D2"/>
    <w:rsid w:val="00A15668"/>
    <w:rsid w:val="00A22739"/>
    <w:rsid w:val="00A30E5E"/>
    <w:rsid w:val="00A33A1F"/>
    <w:rsid w:val="00A61678"/>
    <w:rsid w:val="00A71CFC"/>
    <w:rsid w:val="00A74DD2"/>
    <w:rsid w:val="00A80281"/>
    <w:rsid w:val="00A82BD6"/>
    <w:rsid w:val="00A948F0"/>
    <w:rsid w:val="00AB24C6"/>
    <w:rsid w:val="00AB2CD5"/>
    <w:rsid w:val="00AB7D5B"/>
    <w:rsid w:val="00AB7F89"/>
    <w:rsid w:val="00AC1885"/>
    <w:rsid w:val="00AD5775"/>
    <w:rsid w:val="00AD7588"/>
    <w:rsid w:val="00AE1306"/>
    <w:rsid w:val="00AE26DD"/>
    <w:rsid w:val="00AF3C40"/>
    <w:rsid w:val="00AF4411"/>
    <w:rsid w:val="00AF5484"/>
    <w:rsid w:val="00AF7B56"/>
    <w:rsid w:val="00B01B27"/>
    <w:rsid w:val="00B11D2C"/>
    <w:rsid w:val="00B13188"/>
    <w:rsid w:val="00B142EE"/>
    <w:rsid w:val="00B17F28"/>
    <w:rsid w:val="00B23B7B"/>
    <w:rsid w:val="00B471B0"/>
    <w:rsid w:val="00B51F0F"/>
    <w:rsid w:val="00B559C8"/>
    <w:rsid w:val="00B577A8"/>
    <w:rsid w:val="00B61753"/>
    <w:rsid w:val="00B81A54"/>
    <w:rsid w:val="00B85BCB"/>
    <w:rsid w:val="00BB140F"/>
    <w:rsid w:val="00BB4347"/>
    <w:rsid w:val="00BC41A5"/>
    <w:rsid w:val="00BC6CE1"/>
    <w:rsid w:val="00BD40DD"/>
    <w:rsid w:val="00BD67EB"/>
    <w:rsid w:val="00BE0E9E"/>
    <w:rsid w:val="00BE35FA"/>
    <w:rsid w:val="00BE5695"/>
    <w:rsid w:val="00BF75A9"/>
    <w:rsid w:val="00C11077"/>
    <w:rsid w:val="00C13F2A"/>
    <w:rsid w:val="00C149E1"/>
    <w:rsid w:val="00C17B0F"/>
    <w:rsid w:val="00C237E4"/>
    <w:rsid w:val="00C26913"/>
    <w:rsid w:val="00C34DEB"/>
    <w:rsid w:val="00C362AF"/>
    <w:rsid w:val="00C5120C"/>
    <w:rsid w:val="00C601AC"/>
    <w:rsid w:val="00C678E0"/>
    <w:rsid w:val="00C75F47"/>
    <w:rsid w:val="00C76DE3"/>
    <w:rsid w:val="00C8736C"/>
    <w:rsid w:val="00C87C86"/>
    <w:rsid w:val="00C92909"/>
    <w:rsid w:val="00C92C3A"/>
    <w:rsid w:val="00C92DA2"/>
    <w:rsid w:val="00C93119"/>
    <w:rsid w:val="00C97A82"/>
    <w:rsid w:val="00CA1759"/>
    <w:rsid w:val="00CA1B53"/>
    <w:rsid w:val="00CA25BF"/>
    <w:rsid w:val="00CA3C34"/>
    <w:rsid w:val="00CB4C76"/>
    <w:rsid w:val="00CC7DDD"/>
    <w:rsid w:val="00CD4B6D"/>
    <w:rsid w:val="00CF292A"/>
    <w:rsid w:val="00D04091"/>
    <w:rsid w:val="00D059F3"/>
    <w:rsid w:val="00D07849"/>
    <w:rsid w:val="00D11F99"/>
    <w:rsid w:val="00D1741F"/>
    <w:rsid w:val="00D23D58"/>
    <w:rsid w:val="00D3779F"/>
    <w:rsid w:val="00D37E89"/>
    <w:rsid w:val="00D43CE9"/>
    <w:rsid w:val="00D449DF"/>
    <w:rsid w:val="00D46968"/>
    <w:rsid w:val="00D52106"/>
    <w:rsid w:val="00D6527B"/>
    <w:rsid w:val="00D65B71"/>
    <w:rsid w:val="00D72755"/>
    <w:rsid w:val="00D74084"/>
    <w:rsid w:val="00D75B86"/>
    <w:rsid w:val="00D75BC5"/>
    <w:rsid w:val="00D836F2"/>
    <w:rsid w:val="00D85D9D"/>
    <w:rsid w:val="00D928A0"/>
    <w:rsid w:val="00D92DF7"/>
    <w:rsid w:val="00DA55E1"/>
    <w:rsid w:val="00DB2DB7"/>
    <w:rsid w:val="00DB3357"/>
    <w:rsid w:val="00DB4B3B"/>
    <w:rsid w:val="00DC6DCD"/>
    <w:rsid w:val="00DE36EC"/>
    <w:rsid w:val="00DE3EBB"/>
    <w:rsid w:val="00DE5EC0"/>
    <w:rsid w:val="00DE7E9A"/>
    <w:rsid w:val="00DF21C7"/>
    <w:rsid w:val="00DF62F1"/>
    <w:rsid w:val="00E01845"/>
    <w:rsid w:val="00E14E77"/>
    <w:rsid w:val="00E2273E"/>
    <w:rsid w:val="00E36FF2"/>
    <w:rsid w:val="00E448B4"/>
    <w:rsid w:val="00E45F89"/>
    <w:rsid w:val="00E549C2"/>
    <w:rsid w:val="00E54F8E"/>
    <w:rsid w:val="00E62985"/>
    <w:rsid w:val="00E63F18"/>
    <w:rsid w:val="00E723B5"/>
    <w:rsid w:val="00E83502"/>
    <w:rsid w:val="00EA7C9A"/>
    <w:rsid w:val="00EB7C0E"/>
    <w:rsid w:val="00EC5847"/>
    <w:rsid w:val="00ED0B73"/>
    <w:rsid w:val="00ED5C9B"/>
    <w:rsid w:val="00EF7112"/>
    <w:rsid w:val="00EF7649"/>
    <w:rsid w:val="00F04FCE"/>
    <w:rsid w:val="00F11BE1"/>
    <w:rsid w:val="00F344FB"/>
    <w:rsid w:val="00F40E9A"/>
    <w:rsid w:val="00F475A5"/>
    <w:rsid w:val="00F569EC"/>
    <w:rsid w:val="00F660F5"/>
    <w:rsid w:val="00F66629"/>
    <w:rsid w:val="00F7219D"/>
    <w:rsid w:val="00F75EB1"/>
    <w:rsid w:val="00F81DF3"/>
    <w:rsid w:val="00F8301C"/>
    <w:rsid w:val="00F875C5"/>
    <w:rsid w:val="00F90B5C"/>
    <w:rsid w:val="00F919CB"/>
    <w:rsid w:val="00F92C47"/>
    <w:rsid w:val="00F92F94"/>
    <w:rsid w:val="00F9709D"/>
    <w:rsid w:val="00FA0B57"/>
    <w:rsid w:val="00FA1AA9"/>
    <w:rsid w:val="00FA558F"/>
    <w:rsid w:val="00FA727F"/>
    <w:rsid w:val="00FB060F"/>
    <w:rsid w:val="00FB06D8"/>
    <w:rsid w:val="00FB154F"/>
    <w:rsid w:val="00FB2134"/>
    <w:rsid w:val="00FE1B76"/>
    <w:rsid w:val="00FE6F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1637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D58"/>
    <w:pPr>
      <w:ind w:left="720"/>
      <w:contextualSpacing/>
    </w:pPr>
  </w:style>
  <w:style w:type="character" w:styleId="Hyperlink">
    <w:name w:val="Hyperlink"/>
    <w:basedOn w:val="DefaultParagraphFont"/>
    <w:uiPriority w:val="99"/>
    <w:unhideWhenUsed/>
    <w:rsid w:val="00F81DF3"/>
    <w:rPr>
      <w:color w:val="0000FF" w:themeColor="hyperlink"/>
      <w:u w:val="single"/>
    </w:rPr>
  </w:style>
  <w:style w:type="paragraph" w:styleId="BalloonText">
    <w:name w:val="Balloon Text"/>
    <w:basedOn w:val="Normal"/>
    <w:link w:val="BalloonTextChar"/>
    <w:uiPriority w:val="99"/>
    <w:semiHidden/>
    <w:unhideWhenUsed/>
    <w:rsid w:val="003D1C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1CF2"/>
    <w:rPr>
      <w:rFonts w:ascii="Tahoma" w:hAnsi="Tahoma" w:cs="Tahoma"/>
      <w:sz w:val="16"/>
      <w:szCs w:val="16"/>
    </w:rPr>
  </w:style>
  <w:style w:type="paragraph" w:styleId="Header">
    <w:name w:val="header"/>
    <w:basedOn w:val="Normal"/>
    <w:link w:val="HeaderChar"/>
    <w:uiPriority w:val="99"/>
    <w:unhideWhenUsed/>
    <w:rsid w:val="00C97A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A82"/>
  </w:style>
  <w:style w:type="paragraph" w:styleId="Footer">
    <w:name w:val="footer"/>
    <w:basedOn w:val="Normal"/>
    <w:link w:val="FooterChar"/>
    <w:uiPriority w:val="99"/>
    <w:unhideWhenUsed/>
    <w:rsid w:val="00C97A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A82"/>
  </w:style>
  <w:style w:type="character" w:styleId="CommentReference">
    <w:name w:val="annotation reference"/>
    <w:basedOn w:val="DefaultParagraphFont"/>
    <w:uiPriority w:val="99"/>
    <w:semiHidden/>
    <w:unhideWhenUsed/>
    <w:rsid w:val="00013FA8"/>
    <w:rPr>
      <w:sz w:val="18"/>
      <w:szCs w:val="18"/>
    </w:rPr>
  </w:style>
  <w:style w:type="paragraph" w:styleId="CommentText">
    <w:name w:val="annotation text"/>
    <w:basedOn w:val="Normal"/>
    <w:link w:val="CommentTextChar"/>
    <w:uiPriority w:val="99"/>
    <w:unhideWhenUsed/>
    <w:rsid w:val="00013FA8"/>
    <w:pPr>
      <w:spacing w:line="240" w:lineRule="auto"/>
    </w:pPr>
    <w:rPr>
      <w:sz w:val="24"/>
      <w:szCs w:val="24"/>
    </w:rPr>
  </w:style>
  <w:style w:type="character" w:customStyle="1" w:styleId="CommentTextChar">
    <w:name w:val="Comment Text Char"/>
    <w:basedOn w:val="DefaultParagraphFont"/>
    <w:link w:val="CommentText"/>
    <w:uiPriority w:val="99"/>
    <w:rsid w:val="00013FA8"/>
    <w:rPr>
      <w:sz w:val="24"/>
      <w:szCs w:val="24"/>
    </w:rPr>
  </w:style>
  <w:style w:type="paragraph" w:styleId="CommentSubject">
    <w:name w:val="annotation subject"/>
    <w:basedOn w:val="CommentText"/>
    <w:next w:val="CommentText"/>
    <w:link w:val="CommentSubjectChar"/>
    <w:uiPriority w:val="99"/>
    <w:semiHidden/>
    <w:unhideWhenUsed/>
    <w:rsid w:val="00013FA8"/>
    <w:rPr>
      <w:b/>
      <w:bCs/>
      <w:sz w:val="20"/>
      <w:szCs w:val="20"/>
    </w:rPr>
  </w:style>
  <w:style w:type="character" w:customStyle="1" w:styleId="CommentSubjectChar">
    <w:name w:val="Comment Subject Char"/>
    <w:basedOn w:val="CommentTextChar"/>
    <w:link w:val="CommentSubject"/>
    <w:uiPriority w:val="99"/>
    <w:semiHidden/>
    <w:rsid w:val="00013FA8"/>
    <w:rPr>
      <w:b/>
      <w:bCs/>
      <w:sz w:val="20"/>
      <w:szCs w:val="20"/>
    </w:rPr>
  </w:style>
  <w:style w:type="character" w:styleId="FollowedHyperlink">
    <w:name w:val="FollowedHyperlink"/>
    <w:basedOn w:val="DefaultParagraphFont"/>
    <w:uiPriority w:val="99"/>
    <w:semiHidden/>
    <w:unhideWhenUsed/>
    <w:rsid w:val="006832BC"/>
    <w:rPr>
      <w:color w:val="800080" w:themeColor="followedHyperlink"/>
      <w:u w:val="single"/>
    </w:rPr>
  </w:style>
  <w:style w:type="paragraph" w:styleId="Revision">
    <w:name w:val="Revision"/>
    <w:hidden/>
    <w:uiPriority w:val="99"/>
    <w:semiHidden/>
    <w:rsid w:val="00AB2CD5"/>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D58"/>
    <w:pPr>
      <w:ind w:left="720"/>
      <w:contextualSpacing/>
    </w:pPr>
  </w:style>
  <w:style w:type="character" w:styleId="Hyperlink">
    <w:name w:val="Hyperlink"/>
    <w:basedOn w:val="DefaultParagraphFont"/>
    <w:uiPriority w:val="99"/>
    <w:unhideWhenUsed/>
    <w:rsid w:val="00F81DF3"/>
    <w:rPr>
      <w:color w:val="0000FF" w:themeColor="hyperlink"/>
      <w:u w:val="single"/>
    </w:rPr>
  </w:style>
  <w:style w:type="paragraph" w:styleId="BalloonText">
    <w:name w:val="Balloon Text"/>
    <w:basedOn w:val="Normal"/>
    <w:link w:val="BalloonTextChar"/>
    <w:uiPriority w:val="99"/>
    <w:semiHidden/>
    <w:unhideWhenUsed/>
    <w:rsid w:val="003D1C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1CF2"/>
    <w:rPr>
      <w:rFonts w:ascii="Tahoma" w:hAnsi="Tahoma" w:cs="Tahoma"/>
      <w:sz w:val="16"/>
      <w:szCs w:val="16"/>
    </w:rPr>
  </w:style>
  <w:style w:type="paragraph" w:styleId="Header">
    <w:name w:val="header"/>
    <w:basedOn w:val="Normal"/>
    <w:link w:val="HeaderChar"/>
    <w:uiPriority w:val="99"/>
    <w:unhideWhenUsed/>
    <w:rsid w:val="00C97A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A82"/>
  </w:style>
  <w:style w:type="paragraph" w:styleId="Footer">
    <w:name w:val="footer"/>
    <w:basedOn w:val="Normal"/>
    <w:link w:val="FooterChar"/>
    <w:uiPriority w:val="99"/>
    <w:unhideWhenUsed/>
    <w:rsid w:val="00C97A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A82"/>
  </w:style>
  <w:style w:type="character" w:styleId="CommentReference">
    <w:name w:val="annotation reference"/>
    <w:basedOn w:val="DefaultParagraphFont"/>
    <w:uiPriority w:val="99"/>
    <w:semiHidden/>
    <w:unhideWhenUsed/>
    <w:rsid w:val="00013FA8"/>
    <w:rPr>
      <w:sz w:val="18"/>
      <w:szCs w:val="18"/>
    </w:rPr>
  </w:style>
  <w:style w:type="paragraph" w:styleId="CommentText">
    <w:name w:val="annotation text"/>
    <w:basedOn w:val="Normal"/>
    <w:link w:val="CommentTextChar"/>
    <w:uiPriority w:val="99"/>
    <w:unhideWhenUsed/>
    <w:rsid w:val="00013FA8"/>
    <w:pPr>
      <w:spacing w:line="240" w:lineRule="auto"/>
    </w:pPr>
    <w:rPr>
      <w:sz w:val="24"/>
      <w:szCs w:val="24"/>
    </w:rPr>
  </w:style>
  <w:style w:type="character" w:customStyle="1" w:styleId="CommentTextChar">
    <w:name w:val="Comment Text Char"/>
    <w:basedOn w:val="DefaultParagraphFont"/>
    <w:link w:val="CommentText"/>
    <w:uiPriority w:val="99"/>
    <w:rsid w:val="00013FA8"/>
    <w:rPr>
      <w:sz w:val="24"/>
      <w:szCs w:val="24"/>
    </w:rPr>
  </w:style>
  <w:style w:type="paragraph" w:styleId="CommentSubject">
    <w:name w:val="annotation subject"/>
    <w:basedOn w:val="CommentText"/>
    <w:next w:val="CommentText"/>
    <w:link w:val="CommentSubjectChar"/>
    <w:uiPriority w:val="99"/>
    <w:semiHidden/>
    <w:unhideWhenUsed/>
    <w:rsid w:val="00013FA8"/>
    <w:rPr>
      <w:b/>
      <w:bCs/>
      <w:sz w:val="20"/>
      <w:szCs w:val="20"/>
    </w:rPr>
  </w:style>
  <w:style w:type="character" w:customStyle="1" w:styleId="CommentSubjectChar">
    <w:name w:val="Comment Subject Char"/>
    <w:basedOn w:val="CommentTextChar"/>
    <w:link w:val="CommentSubject"/>
    <w:uiPriority w:val="99"/>
    <w:semiHidden/>
    <w:rsid w:val="00013FA8"/>
    <w:rPr>
      <w:b/>
      <w:bCs/>
      <w:sz w:val="20"/>
      <w:szCs w:val="20"/>
    </w:rPr>
  </w:style>
  <w:style w:type="character" w:styleId="FollowedHyperlink">
    <w:name w:val="FollowedHyperlink"/>
    <w:basedOn w:val="DefaultParagraphFont"/>
    <w:uiPriority w:val="99"/>
    <w:semiHidden/>
    <w:unhideWhenUsed/>
    <w:rsid w:val="006832BC"/>
    <w:rPr>
      <w:color w:val="800080" w:themeColor="followedHyperlink"/>
      <w:u w:val="single"/>
    </w:rPr>
  </w:style>
  <w:style w:type="paragraph" w:styleId="Revision">
    <w:name w:val="Revision"/>
    <w:hidden/>
    <w:uiPriority w:val="99"/>
    <w:semiHidden/>
    <w:rsid w:val="00AB2C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807855">
      <w:bodyDiv w:val="1"/>
      <w:marLeft w:val="0"/>
      <w:marRight w:val="0"/>
      <w:marTop w:val="0"/>
      <w:marBottom w:val="0"/>
      <w:divBdr>
        <w:top w:val="none" w:sz="0" w:space="0" w:color="auto"/>
        <w:left w:val="none" w:sz="0" w:space="0" w:color="auto"/>
        <w:bottom w:val="none" w:sz="0" w:space="0" w:color="auto"/>
        <w:right w:val="none" w:sz="0" w:space="0" w:color="auto"/>
      </w:divBdr>
      <w:divsChild>
        <w:div w:id="2087148786">
          <w:marLeft w:val="0"/>
          <w:marRight w:val="0"/>
          <w:marTop w:val="0"/>
          <w:marBottom w:val="0"/>
          <w:divBdr>
            <w:top w:val="none" w:sz="0" w:space="0" w:color="auto"/>
            <w:left w:val="none" w:sz="0" w:space="0" w:color="auto"/>
            <w:bottom w:val="none" w:sz="0" w:space="0" w:color="auto"/>
            <w:right w:val="none" w:sz="0" w:space="0" w:color="auto"/>
          </w:divBdr>
        </w:div>
        <w:div w:id="1616331455">
          <w:marLeft w:val="0"/>
          <w:marRight w:val="0"/>
          <w:marTop w:val="0"/>
          <w:marBottom w:val="0"/>
          <w:divBdr>
            <w:top w:val="none" w:sz="0" w:space="0" w:color="auto"/>
            <w:left w:val="none" w:sz="0" w:space="0" w:color="auto"/>
            <w:bottom w:val="none" w:sz="0" w:space="0" w:color="auto"/>
            <w:right w:val="none" w:sz="0" w:space="0" w:color="auto"/>
          </w:divBdr>
        </w:div>
        <w:div w:id="669331075">
          <w:marLeft w:val="0"/>
          <w:marRight w:val="0"/>
          <w:marTop w:val="0"/>
          <w:marBottom w:val="0"/>
          <w:divBdr>
            <w:top w:val="none" w:sz="0" w:space="0" w:color="auto"/>
            <w:left w:val="none" w:sz="0" w:space="0" w:color="auto"/>
            <w:bottom w:val="none" w:sz="0" w:space="0" w:color="auto"/>
            <w:right w:val="none" w:sz="0" w:space="0" w:color="auto"/>
          </w:divBdr>
        </w:div>
        <w:div w:id="1914855624">
          <w:marLeft w:val="0"/>
          <w:marRight w:val="0"/>
          <w:marTop w:val="0"/>
          <w:marBottom w:val="0"/>
          <w:divBdr>
            <w:top w:val="none" w:sz="0" w:space="0" w:color="auto"/>
            <w:left w:val="none" w:sz="0" w:space="0" w:color="auto"/>
            <w:bottom w:val="none" w:sz="0" w:space="0" w:color="auto"/>
            <w:right w:val="none" w:sz="0" w:space="0" w:color="auto"/>
          </w:divBdr>
        </w:div>
        <w:div w:id="1915971443">
          <w:marLeft w:val="0"/>
          <w:marRight w:val="0"/>
          <w:marTop w:val="0"/>
          <w:marBottom w:val="0"/>
          <w:divBdr>
            <w:top w:val="none" w:sz="0" w:space="0" w:color="auto"/>
            <w:left w:val="none" w:sz="0" w:space="0" w:color="auto"/>
            <w:bottom w:val="none" w:sz="0" w:space="0" w:color="auto"/>
            <w:right w:val="none" w:sz="0" w:space="0" w:color="auto"/>
          </w:divBdr>
        </w:div>
        <w:div w:id="1466964634">
          <w:marLeft w:val="0"/>
          <w:marRight w:val="0"/>
          <w:marTop w:val="0"/>
          <w:marBottom w:val="0"/>
          <w:divBdr>
            <w:top w:val="none" w:sz="0" w:space="0" w:color="auto"/>
            <w:left w:val="none" w:sz="0" w:space="0" w:color="auto"/>
            <w:bottom w:val="none" w:sz="0" w:space="0" w:color="auto"/>
            <w:right w:val="none" w:sz="0" w:space="0" w:color="auto"/>
          </w:divBdr>
        </w:div>
        <w:div w:id="652174664">
          <w:marLeft w:val="0"/>
          <w:marRight w:val="0"/>
          <w:marTop w:val="0"/>
          <w:marBottom w:val="0"/>
          <w:divBdr>
            <w:top w:val="none" w:sz="0" w:space="0" w:color="auto"/>
            <w:left w:val="none" w:sz="0" w:space="0" w:color="auto"/>
            <w:bottom w:val="none" w:sz="0" w:space="0" w:color="auto"/>
            <w:right w:val="none" w:sz="0" w:space="0" w:color="auto"/>
          </w:divBdr>
        </w:div>
        <w:div w:id="817378613">
          <w:marLeft w:val="0"/>
          <w:marRight w:val="0"/>
          <w:marTop w:val="0"/>
          <w:marBottom w:val="0"/>
          <w:divBdr>
            <w:top w:val="none" w:sz="0" w:space="0" w:color="auto"/>
            <w:left w:val="none" w:sz="0" w:space="0" w:color="auto"/>
            <w:bottom w:val="none" w:sz="0" w:space="0" w:color="auto"/>
            <w:right w:val="none" w:sz="0" w:space="0" w:color="auto"/>
          </w:divBdr>
        </w:div>
        <w:div w:id="1125588047">
          <w:marLeft w:val="0"/>
          <w:marRight w:val="0"/>
          <w:marTop w:val="0"/>
          <w:marBottom w:val="0"/>
          <w:divBdr>
            <w:top w:val="none" w:sz="0" w:space="0" w:color="auto"/>
            <w:left w:val="none" w:sz="0" w:space="0" w:color="auto"/>
            <w:bottom w:val="none" w:sz="0" w:space="0" w:color="auto"/>
            <w:right w:val="none" w:sz="0" w:space="0" w:color="auto"/>
          </w:divBdr>
        </w:div>
      </w:divsChild>
    </w:div>
    <w:div w:id="944385586">
      <w:bodyDiv w:val="1"/>
      <w:marLeft w:val="0"/>
      <w:marRight w:val="0"/>
      <w:marTop w:val="0"/>
      <w:marBottom w:val="0"/>
      <w:divBdr>
        <w:top w:val="none" w:sz="0" w:space="0" w:color="auto"/>
        <w:left w:val="none" w:sz="0" w:space="0" w:color="auto"/>
        <w:bottom w:val="none" w:sz="0" w:space="0" w:color="auto"/>
        <w:right w:val="none" w:sz="0" w:space="0" w:color="auto"/>
      </w:divBdr>
    </w:div>
    <w:div w:id="1077093577">
      <w:bodyDiv w:val="1"/>
      <w:marLeft w:val="0"/>
      <w:marRight w:val="0"/>
      <w:marTop w:val="0"/>
      <w:marBottom w:val="0"/>
      <w:divBdr>
        <w:top w:val="none" w:sz="0" w:space="0" w:color="auto"/>
        <w:left w:val="none" w:sz="0" w:space="0" w:color="auto"/>
        <w:bottom w:val="none" w:sz="0" w:space="0" w:color="auto"/>
        <w:right w:val="none" w:sz="0" w:space="0" w:color="auto"/>
      </w:divBdr>
    </w:div>
    <w:div w:id="1106775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header" Target="header1.xml"/><Relationship Id="rId9" Type="http://schemas.openxmlformats.org/officeDocument/2006/relationships/comments" Target="comment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2.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header" Target="header3.xml"/><Relationship Id="rId10" Type="http://schemas.openxmlformats.org/officeDocument/2006/relationships/hyperlink" Target="mailto:XXXX@joinfuse.com"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footer" Target="footer3.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DFF930-1410-FB4D-ABFD-1E6C77F72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25</Pages>
  <Words>4228</Words>
  <Characters>24100</Characters>
  <Application>Microsoft Macintosh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28272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Kristen</dc:creator>
  <cp:lastModifiedBy>Phillip Windley</cp:lastModifiedBy>
  <cp:revision>6</cp:revision>
  <dcterms:created xsi:type="dcterms:W3CDTF">2014-01-23T16:09:00Z</dcterms:created>
  <dcterms:modified xsi:type="dcterms:W3CDTF">2014-02-05T21:15:00Z</dcterms:modified>
</cp:coreProperties>
</file>